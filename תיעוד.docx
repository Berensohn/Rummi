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48DE" w:rsidRPr="00A413CB" w:rsidRDefault="006B48DE" w:rsidP="006B48DE">
      <w:pPr>
        <w:rPr>
          <w:rFonts w:hint="cs"/>
          <w:sz w:val="52"/>
          <w:szCs w:val="52"/>
          <w:rtl/>
        </w:rPr>
      </w:pPr>
      <w:r w:rsidRPr="00A413CB">
        <w:rPr>
          <w:rFonts w:hint="cs"/>
          <w:sz w:val="52"/>
          <w:szCs w:val="52"/>
          <w:rtl/>
        </w:rPr>
        <w:t xml:space="preserve">שם: </w:t>
      </w:r>
      <w:r>
        <w:rPr>
          <w:rFonts w:hint="cs"/>
          <w:sz w:val="52"/>
          <w:szCs w:val="52"/>
          <w:rtl/>
        </w:rPr>
        <w:t>יהונתן ברנסון</w:t>
      </w:r>
    </w:p>
    <w:p w:rsidR="006B48DE" w:rsidRPr="00A413CB" w:rsidRDefault="006B48DE" w:rsidP="006B48DE">
      <w:pPr>
        <w:rPr>
          <w:sz w:val="52"/>
          <w:szCs w:val="52"/>
          <w:rtl/>
        </w:rPr>
      </w:pPr>
      <w:r w:rsidRPr="00A413CB">
        <w:rPr>
          <w:rFonts w:hint="cs"/>
          <w:sz w:val="52"/>
          <w:szCs w:val="52"/>
          <w:rtl/>
        </w:rPr>
        <w:t xml:space="preserve">ת"ז: </w:t>
      </w:r>
      <w:r>
        <w:rPr>
          <w:rFonts w:hint="cs"/>
          <w:sz w:val="52"/>
          <w:szCs w:val="52"/>
          <w:rtl/>
        </w:rPr>
        <w:t>322717232</w:t>
      </w:r>
    </w:p>
    <w:p w:rsidR="006B48DE" w:rsidRPr="00A413CB" w:rsidRDefault="006B48DE" w:rsidP="006B48DE">
      <w:pPr>
        <w:rPr>
          <w:sz w:val="52"/>
          <w:szCs w:val="52"/>
          <w:rtl/>
        </w:rPr>
      </w:pPr>
      <w:r w:rsidRPr="00A413CB">
        <w:rPr>
          <w:rFonts w:hint="cs"/>
          <w:sz w:val="52"/>
          <w:szCs w:val="52"/>
          <w:rtl/>
        </w:rPr>
        <w:t>בית ספר: תיכון רוטברג, רמת השרון</w:t>
      </w:r>
    </w:p>
    <w:p w:rsidR="006B48DE" w:rsidRPr="00A413CB" w:rsidRDefault="006B48DE" w:rsidP="006B48DE">
      <w:pPr>
        <w:rPr>
          <w:sz w:val="52"/>
          <w:szCs w:val="52"/>
          <w:rtl/>
        </w:rPr>
      </w:pPr>
      <w:r w:rsidRPr="00A413CB">
        <w:rPr>
          <w:rFonts w:hint="cs"/>
          <w:sz w:val="52"/>
          <w:szCs w:val="52"/>
          <w:rtl/>
        </w:rPr>
        <w:t>מנחה: ענבר מור</w:t>
      </w:r>
    </w:p>
    <w:p w:rsidR="006B48DE" w:rsidRPr="00A413CB" w:rsidRDefault="006B48DE" w:rsidP="006B48DE">
      <w:pPr>
        <w:rPr>
          <w:sz w:val="52"/>
          <w:szCs w:val="52"/>
          <w:rtl/>
          <w:cs/>
        </w:rPr>
      </w:pPr>
      <w:r w:rsidRPr="00A413CB">
        <w:rPr>
          <w:rFonts w:hint="cs"/>
          <w:sz w:val="52"/>
          <w:szCs w:val="52"/>
          <w:rtl/>
        </w:rPr>
        <w:t xml:space="preserve">שנת </w:t>
      </w:r>
      <w:r>
        <w:rPr>
          <w:rFonts w:hint="cs"/>
          <w:sz w:val="52"/>
          <w:szCs w:val="52"/>
          <w:rtl/>
        </w:rPr>
        <w:t>2018</w:t>
      </w:r>
    </w:p>
    <w:p w:rsidR="005F0DE5" w:rsidRDefault="005F0DE5"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rPr>
          <w:rtl/>
        </w:rPr>
      </w:pPr>
    </w:p>
    <w:p w:rsidR="006B48DE" w:rsidRDefault="006B48DE" w:rsidP="006B48DE">
      <w:pPr>
        <w:pStyle w:val="Title"/>
        <w:rPr>
          <w:rtl/>
        </w:rPr>
      </w:pPr>
      <w:bookmarkStart w:id="0" w:name="_Toc418255349"/>
      <w:r w:rsidRPr="000340FC">
        <w:rPr>
          <w:rFonts w:hint="cs"/>
          <w:rtl/>
        </w:rPr>
        <w:lastRenderedPageBreak/>
        <w:t>מבוא</w:t>
      </w:r>
      <w:bookmarkEnd w:id="0"/>
    </w:p>
    <w:p w:rsidR="006B48DE" w:rsidRDefault="006B48DE" w:rsidP="006B48DE">
      <w:pPr>
        <w:rPr>
          <w:rtl/>
        </w:rPr>
      </w:pPr>
      <w:r>
        <w:rPr>
          <w:rFonts w:hint="cs"/>
          <w:rtl/>
        </w:rPr>
        <w:t xml:space="preserve">פרויקט זה עוסק בבניית אלגוריתם המשחק את המשחק רמי לתפארת. </w:t>
      </w:r>
    </w:p>
    <w:p w:rsidR="006B48DE" w:rsidRDefault="006B48DE" w:rsidP="006B48DE">
      <w:r>
        <w:rPr>
          <w:rFonts w:hint="cs"/>
          <w:rtl/>
        </w:rPr>
        <w:t>יום שישי אחד בלילה אחרי הארוחות קבענו כמה חברים לשחק משחקי קופסה. אני ממש אוהב את המשחק רמיקוב אז שיחקנו את זה. רמיקוב הוא משחק אסטרתגי הדורש הרבה מאוד יכולת לדמיין את הלוח כמה צעדים קדימה. הוא דורש ראיה מורכבת מאוד של פירוק והרכבת סדרות. במהלך המשחק היה לי תור מורכב מאוד, ראיתי שיש לי מהלך גאוני אבל היה לי קשה להסתכל כל כך הרבה צעדים קדימה. פתאום! חשבתי לעצמי איזה מדהים אם אוכל לתכנת אלגוריתם שיעשה את זה בשבילי. הרי לי ההסתכלות המירבית קדימה היא קשה מאוד אבל מחשב עושה את בלי בעיה ובפחות משניה. החלטי לקחת את האתגר ולתכנת אלגוריתם שעושה בדיוק זה.</w:t>
      </w:r>
    </w:p>
    <w:p w:rsidR="0014267F" w:rsidRDefault="0014267F" w:rsidP="006B48DE">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bidi w:val="0"/>
        <w:rPr>
          <w:rtl/>
        </w:rPr>
      </w:pPr>
    </w:p>
    <w:p w:rsidR="0014267F" w:rsidRDefault="0014267F" w:rsidP="0014267F">
      <w:pPr>
        <w:rPr>
          <w:rtl/>
        </w:rPr>
      </w:pPr>
    </w:p>
    <w:p w:rsidR="0014267F" w:rsidRDefault="0014267F" w:rsidP="0014267F">
      <w:pPr>
        <w:pStyle w:val="Title"/>
        <w:rPr>
          <w:rtl/>
        </w:rPr>
      </w:pPr>
      <w:bookmarkStart w:id="1" w:name="_Toc418255350"/>
      <w:r>
        <w:rPr>
          <w:rFonts w:hint="cs"/>
          <w:rtl/>
        </w:rPr>
        <w:lastRenderedPageBreak/>
        <w:t>מדריך ל</w:t>
      </w:r>
      <w:r w:rsidR="00811682">
        <w:rPr>
          <w:rFonts w:hint="cs"/>
          <w:rtl/>
        </w:rPr>
        <w:t>שחקן</w:t>
      </w:r>
      <w:bookmarkEnd w:id="1"/>
    </w:p>
    <w:p w:rsidR="00843649" w:rsidRDefault="00843649" w:rsidP="0014267F">
      <w:pPr>
        <w:rPr>
          <w:u w:val="single"/>
          <w:rtl/>
        </w:rPr>
      </w:pPr>
      <w:r>
        <w:rPr>
          <w:rFonts w:hint="cs"/>
          <w:u w:val="single"/>
          <w:rtl/>
        </w:rPr>
        <w:t>הפעלת המשחק</w:t>
      </w:r>
    </w:p>
    <w:p w:rsidR="00843649" w:rsidRDefault="00843649" w:rsidP="0014267F">
      <w:pPr>
        <w:rPr>
          <w:rFonts w:hint="cs"/>
          <w:u w:val="single"/>
          <w:rtl/>
        </w:rPr>
      </w:pPr>
      <w:r>
        <w:rPr>
          <w:rFonts w:hint="cs"/>
          <w:rtl/>
        </w:rPr>
        <w:t xml:space="preserve">אופן </w:t>
      </w:r>
      <w:r>
        <w:rPr>
          <w:rFonts w:hint="cs"/>
          <w:rtl/>
        </w:rPr>
        <w:t>הפעלת המשחק הינו פשוט מאוד. לוחצים על קובץ ה</w:t>
      </w:r>
      <w:r>
        <w:t>.exe-</w:t>
      </w:r>
      <w:r>
        <w:rPr>
          <w:rFonts w:hint="cs"/>
          <w:rtl/>
        </w:rPr>
        <w:t xml:space="preserve"> ומתחילים לשחק.</w:t>
      </w:r>
    </w:p>
    <w:p w:rsidR="0014267F" w:rsidRPr="00382F9F" w:rsidRDefault="00382F9F" w:rsidP="0014267F">
      <w:pPr>
        <w:rPr>
          <w:u w:val="single"/>
          <w:rtl/>
        </w:rPr>
      </w:pPr>
      <w:r w:rsidRPr="00382F9F">
        <w:rPr>
          <w:rFonts w:hint="cs"/>
          <w:u w:val="single"/>
          <w:rtl/>
        </w:rPr>
        <w:t>הוראות המשחק</w:t>
      </w:r>
    </w:p>
    <w:p w:rsidR="00382F9F" w:rsidRDefault="00382F9F" w:rsidP="00382F9F">
      <w:pPr>
        <w:spacing w:line="288" w:lineRule="auto"/>
        <w:jc w:val="both"/>
        <w:rPr>
          <w:rFonts w:ascii="inherit" w:eastAsia="Times New Roman" w:hAnsi="inherit" w:cs="Times New Roman"/>
          <w:color w:val="333333"/>
          <w:sz w:val="25"/>
          <w:szCs w:val="24"/>
          <w:bdr w:val="none" w:sz="0" w:space="0" w:color="auto" w:frame="1"/>
          <w:rtl/>
        </w:rPr>
      </w:pPr>
      <w:r w:rsidRPr="00382F9F">
        <w:rPr>
          <w:rFonts w:ascii="inherit" w:eastAsia="Times New Roman" w:hAnsi="inherit" w:cs="Times New Roman"/>
          <w:b/>
          <w:bCs/>
          <w:color w:val="333333"/>
          <w:sz w:val="25"/>
          <w:szCs w:val="24"/>
          <w:bdr w:val="none" w:sz="0" w:space="0" w:color="auto" w:frame="1"/>
          <w:rtl/>
        </w:rPr>
        <w:t>מטרת המשחק</w:t>
      </w:r>
      <w:r w:rsidRPr="00382F9F">
        <w:rPr>
          <w:rFonts w:ascii="inherit" w:eastAsia="Times New Roman" w:hAnsi="inherit" w:cs="Times New Roman"/>
          <w:b/>
          <w:bCs/>
          <w:color w:val="333333"/>
          <w:sz w:val="21"/>
          <w:szCs w:val="21"/>
          <w:bdr w:val="none" w:sz="0" w:space="0" w:color="auto" w:frame="1"/>
        </w:rPr>
        <w:t>:</w:t>
      </w:r>
      <w:r w:rsidRPr="00382F9F">
        <w:rPr>
          <w:rFonts w:ascii="inherit" w:eastAsia="Times New Roman" w:hAnsi="inherit" w:cs="Times New Roman"/>
          <w:color w:val="333333"/>
          <w:sz w:val="21"/>
          <w:szCs w:val="21"/>
          <w:bdr w:val="none" w:sz="0" w:space="0" w:color="auto" w:frame="1"/>
        </w:rPr>
        <w:t> </w:t>
      </w:r>
      <w:r w:rsidRPr="00382F9F">
        <w:rPr>
          <w:rFonts w:ascii="inherit" w:eastAsia="Times New Roman" w:hAnsi="inherit" w:cs="Times New Roman"/>
          <w:color w:val="333333"/>
          <w:sz w:val="25"/>
          <w:szCs w:val="24"/>
          <w:bdr w:val="none" w:sz="0" w:space="0" w:color="auto" w:frame="1"/>
          <w:rtl/>
        </w:rPr>
        <w:t>להיות הראשון שהוריד את כל ה</w:t>
      </w:r>
      <w:r>
        <w:rPr>
          <w:rFonts w:ascii="inherit" w:eastAsia="Times New Roman" w:hAnsi="inherit" w:cs="Times New Roman"/>
          <w:color w:val="333333"/>
          <w:sz w:val="25"/>
          <w:szCs w:val="24"/>
          <w:bdr w:val="none" w:sz="0" w:space="0" w:color="auto" w:frame="1"/>
          <w:rtl/>
        </w:rPr>
        <w:t>קלפים</w:t>
      </w:r>
      <w:r w:rsidRPr="00382F9F">
        <w:rPr>
          <w:rFonts w:ascii="inherit" w:eastAsia="Times New Roman" w:hAnsi="inherit" w:cs="Times New Roman"/>
          <w:color w:val="333333"/>
          <w:sz w:val="25"/>
          <w:szCs w:val="24"/>
          <w:bdr w:val="none" w:sz="0" w:space="0" w:color="auto" w:frame="1"/>
          <w:rtl/>
        </w:rPr>
        <w:t xml:space="preserve"> שלו מהתושבת, שילב אותם ברצפים או בקבוצות</w:t>
      </w:r>
      <w:r>
        <w:rPr>
          <w:rFonts w:ascii="inherit" w:eastAsia="Times New Roman" w:hAnsi="inherit" w:cs="Times New Roman" w:hint="cs"/>
          <w:color w:val="333333"/>
          <w:sz w:val="25"/>
          <w:szCs w:val="24"/>
          <w:bdr w:val="none" w:sz="0" w:space="0" w:color="auto" w:frame="1"/>
          <w:rtl/>
        </w:rPr>
        <w:t>.</w:t>
      </w:r>
      <w:r w:rsidRPr="00382F9F">
        <w:rPr>
          <w:rFonts w:ascii="inherit" w:eastAsia="Times New Roman" w:hAnsi="inherit" w:cs="Times New Roman"/>
          <w:color w:val="333333"/>
          <w:sz w:val="25"/>
          <w:szCs w:val="24"/>
          <w:bdr w:val="none" w:sz="0" w:space="0" w:color="auto" w:frame="1"/>
          <w:rtl/>
        </w:rPr>
        <w:t xml:space="preserve"> תמרונים מבריקים, חשיבה אסטרטגית בהירה, מהלכים חכמים, מיומנות ומעט מזל – יביאו אתכם לניצחון</w:t>
      </w:r>
      <w:r w:rsidRPr="00382F9F">
        <w:rPr>
          <w:rFonts w:ascii="inherit" w:eastAsia="Times New Roman" w:hAnsi="inherit" w:cs="Times New Roman"/>
          <w:color w:val="333333"/>
          <w:sz w:val="25"/>
          <w:szCs w:val="24"/>
          <w:bdr w:val="none" w:sz="0" w:space="0" w:color="auto" w:frame="1"/>
        </w:rPr>
        <w:t>! </w:t>
      </w:r>
      <w:r>
        <w:rPr>
          <w:rFonts w:ascii="inherit" w:eastAsia="Times New Roman" w:hAnsi="inherit" w:cs="Times New Roman" w:hint="cs"/>
          <w:color w:val="333333"/>
          <w:sz w:val="25"/>
          <w:szCs w:val="24"/>
          <w:bdr w:val="none" w:sz="0" w:space="0" w:color="auto" w:frame="1"/>
          <w:rtl/>
        </w:rPr>
        <w:t xml:space="preserve"> </w:t>
      </w:r>
    </w:p>
    <w:p w:rsidR="00382F9F" w:rsidRDefault="00382F9F" w:rsidP="00382F9F">
      <w:pPr>
        <w:spacing w:line="288" w:lineRule="auto"/>
        <w:jc w:val="both"/>
        <w:rPr>
          <w:rFonts w:ascii="Narkisim" w:eastAsia="Narkisim" w:hAnsi="Narkisim" w:cs="Narkisim"/>
        </w:rPr>
      </w:pPr>
      <w:r>
        <w:rPr>
          <w:rFonts w:ascii="Narkisim" w:eastAsia="Narkisim" w:hAnsi="Narkisim" w:cs="Narkisim" w:hint="cs"/>
          <w:rtl/>
        </w:rPr>
        <w:t>יוצרים</w:t>
      </w:r>
      <w:r>
        <w:rPr>
          <w:rFonts w:ascii="Narkisim" w:eastAsia="Narkisim" w:hAnsi="Narkisim" w:cs="Narkisim"/>
          <w:rtl/>
        </w:rPr>
        <w:t xml:space="preserve"> קבוצות של 3 או יותר קלפים של:</w:t>
      </w:r>
    </w:p>
    <w:p w:rsidR="00382F9F" w:rsidRDefault="00382F9F" w:rsidP="00382F9F">
      <w:pPr>
        <w:numPr>
          <w:ilvl w:val="0"/>
          <w:numId w:val="2"/>
        </w:numPr>
        <w:spacing w:after="0" w:line="288" w:lineRule="auto"/>
        <w:contextualSpacing/>
        <w:jc w:val="both"/>
        <w:rPr>
          <w:rFonts w:ascii="Narkisim" w:eastAsia="Narkisim" w:hAnsi="Narkisim" w:cs="Narkisim"/>
        </w:rPr>
      </w:pPr>
      <w:r>
        <w:rPr>
          <w:rFonts w:ascii="Narkisim" w:eastAsia="Narkisim" w:hAnsi="Narkisim" w:cs="Narkisim"/>
          <w:rtl/>
        </w:rPr>
        <w:t>אותו מספר סוג שונה</w:t>
      </w:r>
    </w:p>
    <w:p w:rsidR="00382F9F" w:rsidRDefault="00382F9F" w:rsidP="00382F9F">
      <w:pPr>
        <w:numPr>
          <w:ilvl w:val="0"/>
          <w:numId w:val="2"/>
        </w:numPr>
        <w:spacing w:after="0" w:line="288" w:lineRule="auto"/>
        <w:contextualSpacing/>
        <w:jc w:val="both"/>
        <w:rPr>
          <w:rFonts w:ascii="Narkisim" w:eastAsia="Narkisim" w:hAnsi="Narkisim" w:cs="Narkisim"/>
        </w:rPr>
      </w:pPr>
      <w:r>
        <w:rPr>
          <w:rFonts w:ascii="Narkisim" w:eastAsia="Narkisim" w:hAnsi="Narkisim" w:cs="Narkisim"/>
          <w:rtl/>
        </w:rPr>
        <w:t>סדרה עולה מאותו סוג קלף</w:t>
      </w:r>
    </w:p>
    <w:p w:rsidR="00382F9F" w:rsidRDefault="00382F9F" w:rsidP="00382F9F">
      <w:pPr>
        <w:spacing w:line="288" w:lineRule="auto"/>
        <w:jc w:val="both"/>
        <w:rPr>
          <w:rFonts w:ascii="Narkisim" w:eastAsia="Narkisim" w:hAnsi="Narkisim" w:cs="Narkisim"/>
        </w:rPr>
      </w:pPr>
      <w:r>
        <w:rPr>
          <w:rFonts w:ascii="Narkisim" w:eastAsia="Narkisim" w:hAnsi="Narkisim" w:cs="Narkisim"/>
        </w:rPr>
        <w:t xml:space="preserve"> </w:t>
      </w:r>
    </w:p>
    <w:p w:rsidR="00382F9F" w:rsidRPr="00382F9F" w:rsidRDefault="00382F9F" w:rsidP="00382F9F">
      <w:pPr>
        <w:shd w:val="clear" w:color="auto" w:fill="FFFFFF"/>
        <w:spacing w:after="0" w:line="240" w:lineRule="auto"/>
        <w:textAlignment w:val="baseline"/>
        <w:rPr>
          <w:rFonts w:ascii="Open Sans Hebrew" w:eastAsia="Times New Roman" w:hAnsi="Open Sans Hebrew" w:cs="Times New Roman"/>
          <w:color w:val="333333"/>
          <w:sz w:val="28"/>
          <w:szCs w:val="32"/>
        </w:rPr>
      </w:pPr>
      <w:r>
        <w:rPr>
          <w:rFonts w:ascii="inherit" w:eastAsia="Times New Roman" w:hAnsi="inherit" w:cs="Times New Roman" w:hint="cs"/>
          <w:b/>
          <w:bCs/>
          <w:color w:val="333333"/>
          <w:sz w:val="25"/>
          <w:szCs w:val="24"/>
          <w:bdr w:val="none" w:sz="0" w:space="0" w:color="auto" w:frame="1"/>
          <w:rtl/>
        </w:rPr>
        <w:t>מספר משתתים:</w:t>
      </w:r>
      <w:r w:rsidRPr="00382F9F">
        <w:rPr>
          <w:rFonts w:ascii="inherit" w:eastAsia="Times New Roman" w:hAnsi="inherit" w:cs="Times New Roman" w:hint="cs"/>
          <w:color w:val="333333"/>
          <w:sz w:val="25"/>
          <w:szCs w:val="24"/>
          <w:bdr w:val="none" w:sz="0" w:space="0" w:color="auto" w:frame="1"/>
          <w:rtl/>
        </w:rPr>
        <w:t>1 מול המחשב</w:t>
      </w:r>
      <w:r>
        <w:rPr>
          <w:rFonts w:ascii="inherit" w:eastAsia="Times New Roman" w:hAnsi="inherit" w:cs="Times New Roman" w:hint="cs"/>
          <w:b/>
          <w:bCs/>
          <w:color w:val="333333"/>
          <w:sz w:val="25"/>
          <w:szCs w:val="24"/>
          <w:bdr w:val="none" w:sz="0" w:space="0" w:color="auto" w:frame="1"/>
          <w:rtl/>
        </w:rPr>
        <w:t xml:space="preserve"> </w:t>
      </w:r>
      <w:r w:rsidRPr="00382F9F">
        <w:rPr>
          <w:rFonts w:ascii="inherit" w:eastAsia="Times New Roman" w:hAnsi="inherit" w:cs="Times New Roman" w:hint="cs"/>
          <w:color w:val="333333"/>
          <w:sz w:val="25"/>
          <w:szCs w:val="24"/>
          <w:bdr w:val="none" w:sz="0" w:space="0" w:color="auto" w:frame="1"/>
          <w:rtl/>
        </w:rPr>
        <w:t>או 2 אחד מול השני.</w:t>
      </w:r>
    </w:p>
    <w:p w:rsidR="00382F9F" w:rsidRDefault="00382F9F" w:rsidP="00382F9F">
      <w:pPr>
        <w:shd w:val="clear" w:color="auto" w:fill="FFFFFF"/>
        <w:spacing w:after="0" w:line="240" w:lineRule="auto"/>
        <w:textAlignment w:val="baseline"/>
        <w:rPr>
          <w:rFonts w:ascii="inherit" w:eastAsia="Times New Roman" w:hAnsi="inherit" w:cs="Times New Roman"/>
          <w:b/>
          <w:bCs/>
          <w:color w:val="333333"/>
          <w:sz w:val="25"/>
          <w:szCs w:val="24"/>
          <w:bdr w:val="none" w:sz="0" w:space="0" w:color="auto" w:frame="1"/>
          <w:rtl/>
        </w:rPr>
      </w:pPr>
    </w:p>
    <w:p w:rsidR="00382F9F" w:rsidRPr="00382F9F" w:rsidRDefault="00382F9F" w:rsidP="00382F9F">
      <w:pPr>
        <w:shd w:val="clear" w:color="auto" w:fill="FFFFFF"/>
        <w:spacing w:after="0" w:line="240" w:lineRule="auto"/>
        <w:textAlignment w:val="baseline"/>
        <w:rPr>
          <w:rFonts w:ascii="Open Sans Hebrew" w:eastAsia="Times New Roman" w:hAnsi="Open Sans Hebrew" w:cs="Times New Roman"/>
          <w:color w:val="333333"/>
          <w:sz w:val="28"/>
          <w:szCs w:val="32"/>
        </w:rPr>
      </w:pPr>
      <w:r w:rsidRPr="00382F9F">
        <w:rPr>
          <w:rFonts w:ascii="inherit" w:eastAsia="Times New Roman" w:hAnsi="inherit" w:cs="Times New Roman"/>
          <w:b/>
          <w:bCs/>
          <w:color w:val="333333"/>
          <w:sz w:val="25"/>
          <w:szCs w:val="24"/>
          <w:bdr w:val="none" w:sz="0" w:space="0" w:color="auto" w:frame="1"/>
          <w:rtl/>
        </w:rPr>
        <w:t>מי המנצח</w:t>
      </w:r>
    </w:p>
    <w:p w:rsidR="00382F9F" w:rsidRPr="00382F9F" w:rsidRDefault="00382F9F" w:rsidP="00382F9F">
      <w:pPr>
        <w:shd w:val="clear" w:color="auto" w:fill="FFFFFF"/>
        <w:spacing w:after="0" w:line="240" w:lineRule="auto"/>
        <w:textAlignment w:val="baseline"/>
        <w:rPr>
          <w:rFonts w:ascii="inherit" w:eastAsia="Times New Roman" w:hAnsi="inherit" w:cs="Times New Roman"/>
          <w:color w:val="333333"/>
          <w:sz w:val="28"/>
          <w:szCs w:val="32"/>
        </w:rPr>
      </w:pPr>
      <w:r w:rsidRPr="00382F9F">
        <w:rPr>
          <w:rFonts w:ascii="inherit" w:eastAsia="Times New Roman" w:hAnsi="inherit" w:cs="Times New Roman"/>
          <w:color w:val="000000"/>
          <w:sz w:val="25"/>
          <w:szCs w:val="24"/>
          <w:bdr w:val="none" w:sz="0" w:space="0" w:color="auto" w:frame="1"/>
          <w:rtl/>
        </w:rPr>
        <w:t>המנצח הוא הראשון שהוריד את כל ה</w:t>
      </w:r>
      <w:r>
        <w:rPr>
          <w:rFonts w:ascii="inherit" w:eastAsia="Times New Roman" w:hAnsi="inherit" w:cs="Times New Roman"/>
          <w:color w:val="000000"/>
          <w:sz w:val="25"/>
          <w:szCs w:val="24"/>
          <w:bdr w:val="none" w:sz="0" w:space="0" w:color="auto" w:frame="1"/>
          <w:rtl/>
        </w:rPr>
        <w:t>קלפים</w:t>
      </w:r>
      <w:r w:rsidRPr="00382F9F">
        <w:rPr>
          <w:rFonts w:ascii="inherit" w:eastAsia="Times New Roman" w:hAnsi="inherit" w:cs="Times New Roman"/>
          <w:color w:val="000000"/>
          <w:sz w:val="25"/>
          <w:szCs w:val="24"/>
          <w:bdr w:val="none" w:sz="0" w:space="0" w:color="auto" w:frame="1"/>
          <w:rtl/>
        </w:rPr>
        <w:t xml:space="preserve"> מהתושבת שלו </w:t>
      </w:r>
      <w:r>
        <w:rPr>
          <w:rFonts w:ascii="inherit" w:eastAsia="Times New Roman" w:hAnsi="inherit" w:cs="Times New Roman" w:hint="cs"/>
          <w:color w:val="000000"/>
          <w:sz w:val="25"/>
          <w:szCs w:val="24"/>
          <w:bdr w:val="none" w:sz="0" w:space="0" w:color="auto" w:frame="1"/>
          <w:rtl/>
        </w:rPr>
        <w:t>ו</w:t>
      </w:r>
      <w:r w:rsidRPr="00382F9F">
        <w:rPr>
          <w:rFonts w:ascii="inherit" w:eastAsia="Times New Roman" w:hAnsi="inherit" w:cs="Times New Roman"/>
          <w:color w:val="000000"/>
          <w:sz w:val="25"/>
          <w:szCs w:val="24"/>
          <w:bdr w:val="none" w:sz="0" w:space="0" w:color="auto" w:frame="1"/>
          <w:rtl/>
        </w:rPr>
        <w:t>שילב אותם ברצפים או קבוצות</w:t>
      </w:r>
      <w:r>
        <w:rPr>
          <w:rFonts w:ascii="inherit" w:eastAsia="Times New Roman" w:hAnsi="inherit" w:cs="Times New Roman" w:hint="cs"/>
          <w:color w:val="000000"/>
          <w:sz w:val="25"/>
          <w:szCs w:val="24"/>
          <w:bdr w:val="none" w:sz="0" w:space="0" w:color="auto" w:frame="1"/>
          <w:rtl/>
        </w:rPr>
        <w:t>.</w:t>
      </w:r>
      <w:r w:rsidRPr="00382F9F">
        <w:rPr>
          <w:rFonts w:ascii="inherit" w:eastAsia="Times New Roman" w:hAnsi="inherit" w:cs="Times New Roman"/>
          <w:color w:val="000000"/>
          <w:sz w:val="25"/>
          <w:szCs w:val="24"/>
          <w:bdr w:val="none" w:sz="0" w:space="0" w:color="auto" w:frame="1"/>
          <w:rtl/>
        </w:rPr>
        <w:t xml:space="preserve"> </w:t>
      </w:r>
    </w:p>
    <w:p w:rsidR="00382F9F" w:rsidRPr="00382F9F" w:rsidRDefault="00382F9F" w:rsidP="00382F9F">
      <w:pPr>
        <w:shd w:val="clear" w:color="auto" w:fill="FFFFFF"/>
        <w:spacing w:after="0" w:line="240" w:lineRule="auto"/>
        <w:textAlignment w:val="baseline"/>
        <w:rPr>
          <w:rFonts w:ascii="inherit" w:eastAsia="Times New Roman" w:hAnsi="inherit" w:cs="Times New Roman"/>
          <w:color w:val="333333"/>
          <w:sz w:val="28"/>
          <w:szCs w:val="32"/>
          <w:rtl/>
        </w:rPr>
      </w:pPr>
      <w:r w:rsidRPr="00382F9F">
        <w:rPr>
          <w:rFonts w:ascii="inherit" w:eastAsia="Times New Roman" w:hAnsi="inherit" w:cs="Times New Roman"/>
          <w:b/>
          <w:bCs/>
          <w:color w:val="000000"/>
          <w:sz w:val="25"/>
          <w:szCs w:val="24"/>
          <w:bdr w:val="none" w:sz="0" w:space="0" w:color="auto" w:frame="1"/>
          <w:rtl/>
        </w:rPr>
        <w:t> </w:t>
      </w:r>
    </w:p>
    <w:p w:rsidR="00382F9F" w:rsidRPr="00382F9F" w:rsidRDefault="00382F9F" w:rsidP="00382F9F">
      <w:pPr>
        <w:shd w:val="clear" w:color="auto" w:fill="FFFFFF"/>
        <w:spacing w:after="0" w:line="240" w:lineRule="auto"/>
        <w:textAlignment w:val="baseline"/>
        <w:rPr>
          <w:rFonts w:ascii="inherit" w:eastAsia="Times New Roman" w:hAnsi="inherit" w:cs="Times New Roman"/>
          <w:color w:val="333333"/>
          <w:sz w:val="28"/>
          <w:szCs w:val="32"/>
          <w:rtl/>
        </w:rPr>
      </w:pPr>
      <w:r w:rsidRPr="00382F9F">
        <w:rPr>
          <w:rFonts w:ascii="inherit" w:eastAsia="Times New Roman" w:hAnsi="inherit" w:cs="Times New Roman"/>
          <w:b/>
          <w:bCs/>
          <w:color w:val="000000"/>
          <w:sz w:val="25"/>
          <w:szCs w:val="24"/>
          <w:bdr w:val="none" w:sz="0" w:space="0" w:color="auto" w:frame="1"/>
          <w:rtl/>
        </w:rPr>
        <w:t xml:space="preserve">מה </w:t>
      </w:r>
      <w:r>
        <w:rPr>
          <w:rFonts w:ascii="inherit" w:eastAsia="Times New Roman" w:hAnsi="inherit" w:cs="Times New Roman" w:hint="cs"/>
          <w:b/>
          <w:bCs/>
          <w:color w:val="000000"/>
          <w:sz w:val="25"/>
          <w:szCs w:val="24"/>
          <w:bdr w:val="none" w:sz="0" w:space="0" w:color="auto" w:frame="1"/>
          <w:rtl/>
        </w:rPr>
        <w:t>השמחק כולל?</w:t>
      </w:r>
    </w:p>
    <w:p w:rsidR="00382F9F" w:rsidRPr="00382F9F" w:rsidRDefault="00382F9F" w:rsidP="00382F9F">
      <w:pPr>
        <w:shd w:val="clear" w:color="auto" w:fill="FFFFFF"/>
        <w:spacing w:after="0" w:line="240" w:lineRule="auto"/>
        <w:textAlignment w:val="baseline"/>
        <w:rPr>
          <w:rFonts w:ascii="Open Sans Hebrew" w:eastAsia="Times New Roman" w:hAnsi="Open Sans Hebrew" w:cs="Times New Roman"/>
          <w:color w:val="333333"/>
          <w:sz w:val="28"/>
          <w:szCs w:val="32"/>
          <w:rtl/>
        </w:rPr>
      </w:pPr>
      <w:r w:rsidRPr="00382F9F">
        <w:rPr>
          <w:rFonts w:ascii="inherit" w:eastAsia="Times New Roman" w:hAnsi="inherit" w:cs="Times New Roman"/>
          <w:color w:val="333333"/>
          <w:sz w:val="25"/>
          <w:szCs w:val="24"/>
          <w:bdr w:val="none" w:sz="0" w:space="0" w:color="auto" w:frame="1"/>
          <w:rtl/>
        </w:rPr>
        <w:t>מכיל 10</w:t>
      </w:r>
      <w:r>
        <w:rPr>
          <w:rFonts w:ascii="inherit" w:eastAsia="Times New Roman" w:hAnsi="inherit" w:cs="Times New Roman" w:hint="cs"/>
          <w:color w:val="333333"/>
          <w:sz w:val="25"/>
          <w:szCs w:val="24"/>
          <w:bdr w:val="none" w:sz="0" w:space="0" w:color="auto" w:frame="1"/>
          <w:rtl/>
        </w:rPr>
        <w:t>4</w:t>
      </w:r>
      <w:r w:rsidRPr="00382F9F">
        <w:rPr>
          <w:rFonts w:ascii="inherit" w:eastAsia="Times New Roman" w:hAnsi="inherit" w:cs="Times New Roman"/>
          <w:color w:val="333333"/>
          <w:sz w:val="25"/>
          <w:szCs w:val="24"/>
          <w:bdr w:val="none" w:sz="0" w:space="0" w:color="auto" w:frame="1"/>
          <w:rtl/>
        </w:rPr>
        <w:t xml:space="preserve"> </w:t>
      </w:r>
      <w:r>
        <w:rPr>
          <w:rFonts w:ascii="inherit" w:eastAsia="Times New Roman" w:hAnsi="inherit" w:cs="Times New Roman"/>
          <w:color w:val="333333"/>
          <w:sz w:val="25"/>
          <w:szCs w:val="24"/>
          <w:bdr w:val="none" w:sz="0" w:space="0" w:color="auto" w:frame="1"/>
          <w:rtl/>
        </w:rPr>
        <w:t>קלפים</w:t>
      </w:r>
      <w:r w:rsidRPr="00382F9F">
        <w:rPr>
          <w:rFonts w:ascii="inherit" w:eastAsia="Times New Roman" w:hAnsi="inherit" w:cs="Times New Roman"/>
          <w:color w:val="333333"/>
          <w:sz w:val="25"/>
          <w:szCs w:val="24"/>
          <w:bdr w:val="none" w:sz="0" w:space="0" w:color="auto" w:frame="1"/>
          <w:rtl/>
        </w:rPr>
        <w:t>, 8 סדרות ממוספרות מ-1 עד 13 בארבעה צבעים שונים</w:t>
      </w:r>
      <w:r w:rsidRPr="00382F9F">
        <w:rPr>
          <w:rFonts w:ascii="inherit" w:eastAsia="Times New Roman" w:hAnsi="inherit" w:cs="Times New Roman"/>
          <w:color w:val="333333"/>
          <w:sz w:val="25"/>
          <w:szCs w:val="24"/>
          <w:bdr w:val="none" w:sz="0" w:space="0" w:color="auto" w:frame="1"/>
        </w:rPr>
        <w:t>. </w:t>
      </w:r>
    </w:p>
    <w:p w:rsidR="0014267F" w:rsidRDefault="0014267F" w:rsidP="00382F9F">
      <w:pPr>
        <w:rPr>
          <w:sz w:val="28"/>
          <w:szCs w:val="28"/>
          <w:rtl/>
        </w:rPr>
      </w:pPr>
    </w:p>
    <w:p w:rsidR="00382F9F" w:rsidRDefault="00843649" w:rsidP="00382F9F">
      <w:pPr>
        <w:rPr>
          <w:sz w:val="24"/>
          <w:szCs w:val="24"/>
          <w:u w:val="single"/>
          <w:rtl/>
        </w:rPr>
      </w:pPr>
      <w:r w:rsidRPr="00843649">
        <w:rPr>
          <w:rFonts w:hint="cs"/>
          <w:sz w:val="24"/>
          <w:szCs w:val="24"/>
          <w:u w:val="single"/>
          <w:rtl/>
        </w:rPr>
        <w:t>איך משחקים</w:t>
      </w:r>
      <w:r>
        <w:rPr>
          <w:rFonts w:hint="cs"/>
          <w:sz w:val="24"/>
          <w:szCs w:val="24"/>
          <w:u w:val="single"/>
          <w:rtl/>
        </w:rPr>
        <w:t>?</w:t>
      </w:r>
    </w:p>
    <w:p w:rsidR="0014267F" w:rsidRPr="00811682" w:rsidRDefault="00843649" w:rsidP="00811682">
      <w:pPr>
        <w:rPr>
          <w:rFonts w:hint="cs"/>
          <w:sz w:val="24"/>
          <w:szCs w:val="24"/>
          <w:rtl/>
        </w:rPr>
      </w:pPr>
      <w:r>
        <w:rPr>
          <w:rFonts w:hint="cs"/>
          <w:sz w:val="24"/>
          <w:szCs w:val="24"/>
          <w:rtl/>
        </w:rPr>
        <w:t>משחקים על פי כללי המשחק. ה</w:t>
      </w:r>
      <w:r w:rsidR="00811682">
        <w:rPr>
          <w:rFonts w:hint="cs"/>
          <w:sz w:val="24"/>
          <w:szCs w:val="24"/>
          <w:rtl/>
        </w:rPr>
        <w:t>שחקן</w:t>
      </w:r>
      <w:r>
        <w:rPr>
          <w:rFonts w:hint="cs"/>
          <w:sz w:val="24"/>
          <w:szCs w:val="24"/>
          <w:rtl/>
        </w:rPr>
        <w:t xml:space="preserve"> משחק את התור הראשון. הוא גורר את הקלפים מהיד שלו ללוח ובכך מרכיב סדרות</w:t>
      </w:r>
      <w:r w:rsidR="00811682">
        <w:rPr>
          <w:rFonts w:hint="cs"/>
          <w:sz w:val="24"/>
          <w:szCs w:val="24"/>
          <w:rtl/>
        </w:rPr>
        <w:t xml:space="preserve">. </w:t>
      </w:r>
      <w:r w:rsidR="00DE58FB">
        <w:rPr>
          <w:rFonts w:hint="cs"/>
          <w:sz w:val="24"/>
          <w:szCs w:val="24"/>
          <w:rtl/>
        </w:rPr>
        <w:t xml:space="preserve"> ----&gt;</w:t>
      </w:r>
    </w:p>
    <w:p w:rsidR="00811682" w:rsidRDefault="0014267F" w:rsidP="00811682">
      <w:pPr>
        <w:bidi w:val="0"/>
        <w:rPr>
          <w:rtl/>
        </w:rPr>
      </w:pPr>
      <w:r>
        <w:rPr>
          <w:rtl/>
        </w:rPr>
        <w:br w:type="page"/>
      </w:r>
    </w:p>
    <w:p w:rsidR="00811682" w:rsidRDefault="00811682" w:rsidP="00811682">
      <w:pPr>
        <w:rPr>
          <w:rtl/>
        </w:rPr>
      </w:pPr>
      <w:r>
        <w:rPr>
          <w:rFonts w:hint="cs"/>
          <w:sz w:val="24"/>
          <w:szCs w:val="24"/>
          <w:rtl/>
        </w:rPr>
        <w:lastRenderedPageBreak/>
        <w:t>כאשר השחקן סיים לשחק את תורו הוא ילחץ על כפתור ה</w:t>
      </w:r>
      <w:r>
        <w:rPr>
          <w:sz w:val="24"/>
          <w:szCs w:val="24"/>
        </w:rPr>
        <w:t xml:space="preserve"> Play-</w:t>
      </w:r>
      <w:r w:rsidR="00156F98">
        <w:rPr>
          <w:rFonts w:hint="cs"/>
          <w:sz w:val="24"/>
          <w:szCs w:val="24"/>
          <w:rtl/>
        </w:rPr>
        <w:t>(המסומן בעיגול בתמונה) ו</w:t>
      </w:r>
      <w:r>
        <w:rPr>
          <w:rFonts w:hint="cs"/>
          <w:sz w:val="24"/>
          <w:szCs w:val="24"/>
          <w:rtl/>
        </w:rPr>
        <w:t>בככך המחשב ישחק את תורו. כל אחד ישחק בתורו עד שהקלפים של מישהו יגמרו.</w:t>
      </w:r>
    </w:p>
    <w:p w:rsidR="00811682" w:rsidRDefault="00843649" w:rsidP="0014267F">
      <w:pPr>
        <w:rPr>
          <w:rtl/>
        </w:rPr>
      </w:pPr>
      <w:r>
        <w:rPr>
          <w:noProof/>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314325</wp:posOffset>
                </wp:positionV>
                <wp:extent cx="257175" cy="133350"/>
                <wp:effectExtent l="0" t="0" r="28575" b="19050"/>
                <wp:wrapNone/>
                <wp:docPr id="3" name="Oval 3"/>
                <wp:cNvGraphicFramePr/>
                <a:graphic xmlns:a="http://schemas.openxmlformats.org/drawingml/2006/main">
                  <a:graphicData uri="http://schemas.microsoft.com/office/word/2010/wordprocessingShape">
                    <wps:wsp>
                      <wps:cNvSpPr/>
                      <wps:spPr>
                        <a:xfrm>
                          <a:off x="0" y="0"/>
                          <a:ext cx="257175" cy="133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AEB3F0" id="Oval 3" o:spid="_x0000_s1026" style="position:absolute;margin-left:15pt;margin-top:24.75pt;width:20.25pt;height:1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" filled="f" strokecolor="#1f3763 [1604]" strokeweight="1pt">
                <v:stroke joinstyle="miter"/>
              </v:oval>
            </w:pict>
          </mc:Fallback>
        </mc:AlternateContent>
      </w:r>
      <w:r>
        <w:rPr>
          <w:noProof/>
        </w:rPr>
        <w:drawing>
          <wp:inline distT="0" distB="0" distL="0" distR="0" wp14:anchorId="62DC3442" wp14:editId="2D085BB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Pr>
          <w:rtl/>
        </w:rPr>
        <w:t xml:space="preserve"> </w:t>
      </w:r>
    </w:p>
    <w:p w:rsidR="00811682" w:rsidRDefault="00811682" w:rsidP="0014267F">
      <w:pPr>
        <w:rPr>
          <w:rtl/>
        </w:rPr>
      </w:pPr>
    </w:p>
    <w:p w:rsidR="00811682" w:rsidRDefault="00156F98" w:rsidP="0014267F">
      <w:pPr>
        <w:rPr>
          <w:rtl/>
        </w:rPr>
      </w:pPr>
      <w:r>
        <w:rPr>
          <w:rFonts w:hint="cs"/>
          <w:sz w:val="24"/>
          <w:szCs w:val="24"/>
          <w:rtl/>
        </w:rPr>
        <w:t xml:space="preserve">במידה ולשחקן לא יהיו כלפים לחשק </w:t>
      </w:r>
      <w:r>
        <w:rPr>
          <w:rFonts w:hint="cs"/>
          <w:sz w:val="24"/>
          <w:szCs w:val="24"/>
          <w:rtl/>
        </w:rPr>
        <w:t>ב</w:t>
      </w:r>
      <w:r>
        <w:rPr>
          <w:rFonts w:hint="cs"/>
          <w:sz w:val="24"/>
          <w:szCs w:val="24"/>
          <w:rtl/>
        </w:rPr>
        <w:t xml:space="preserve">אותו התור הוא ילחץ על כפתור ה </w:t>
      </w:r>
      <w:r>
        <w:rPr>
          <w:rFonts w:hint="cs"/>
          <w:sz w:val="24"/>
          <w:szCs w:val="24"/>
        </w:rPr>
        <w:t>T</w:t>
      </w:r>
      <w:r>
        <w:rPr>
          <w:sz w:val="24"/>
          <w:szCs w:val="24"/>
        </w:rPr>
        <w:t>ake New-</w:t>
      </w:r>
      <w:r>
        <w:rPr>
          <w:rFonts w:hint="cs"/>
          <w:sz w:val="24"/>
          <w:szCs w:val="24"/>
          <w:rtl/>
        </w:rPr>
        <w:t xml:space="preserve"> (המסומן בעיגול בתמונה) ובכך יקבל קלף חדש אל ידו.</w:t>
      </w:r>
    </w:p>
    <w:p w:rsidR="006B48DE" w:rsidRDefault="00156F98" w:rsidP="0014267F">
      <w:pPr>
        <w:rPr>
          <w:rtl/>
        </w:rPr>
      </w:pPr>
      <w:r>
        <w:rPr>
          <w:noProof/>
        </w:rPr>
        <mc:AlternateContent>
          <mc:Choice Requires="wps">
            <w:drawing>
              <wp:anchor distT="0" distB="0" distL="114300" distR="114300" simplePos="0" relativeHeight="251660288" behindDoc="0" locked="0" layoutInCell="1" allowOverlap="1">
                <wp:simplePos x="0" y="0"/>
                <wp:positionH relativeFrom="column">
                  <wp:posOffset>276225</wp:posOffset>
                </wp:positionH>
                <wp:positionV relativeFrom="paragraph">
                  <wp:posOffset>545465</wp:posOffset>
                </wp:positionV>
                <wp:extent cx="295275" cy="161925"/>
                <wp:effectExtent l="0" t="0" r="28575" b="28575"/>
                <wp:wrapNone/>
                <wp:docPr id="8" name="Oval 8"/>
                <wp:cNvGraphicFramePr/>
                <a:graphic xmlns:a="http://schemas.openxmlformats.org/drawingml/2006/main">
                  <a:graphicData uri="http://schemas.microsoft.com/office/word/2010/wordprocessingShape">
                    <wps:wsp>
                      <wps:cNvSpPr/>
                      <wps:spPr>
                        <a:xfrm>
                          <a:off x="0" y="0"/>
                          <a:ext cx="295275" cy="16192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5B95AA" id="Oval 8" o:spid="_x0000_s1026" style="position:absolute;margin-left:21.75pt;margin-top:42.95pt;width:23.25pt;height:1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" filled="f" strokecolor="#4472c4 [3204]" strokeweight="1pt">
                <v:stroke joinstyle="miter"/>
              </v:oval>
            </w:pict>
          </mc:Fallback>
        </mc:AlternateContent>
      </w:r>
      <w:r w:rsidRPr="00156F98">
        <w:rPr>
          <w:noProof/>
        </w:rPr>
        <w:t xml:space="preserve"> </w:t>
      </w:r>
      <w:r>
        <w:rPr>
          <w:noProof/>
        </w:rPr>
        <w:drawing>
          <wp:inline distT="0" distB="0" distL="0" distR="0" wp14:anchorId="2EE40743" wp14:editId="72DFA986">
            <wp:extent cx="5833383" cy="315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6798" cy="3165430"/>
                    </a:xfrm>
                    <a:prstGeom prst="rect">
                      <a:avLst/>
                    </a:prstGeom>
                  </pic:spPr>
                </pic:pic>
              </a:graphicData>
            </a:graphic>
          </wp:inline>
        </w:drawing>
      </w:r>
      <w:r w:rsidR="00811682">
        <w:rPr>
          <w:rtl/>
        </w:rPr>
        <w:t xml:space="preserve"> </w:t>
      </w:r>
      <w:r w:rsidR="006B48DE">
        <w:rPr>
          <w:rtl/>
        </w:rPr>
        <w:br w:type="page"/>
      </w:r>
    </w:p>
    <w:p w:rsidR="00156F98" w:rsidRDefault="00156F98" w:rsidP="006B48DE"/>
    <w:p w:rsidR="00156F98" w:rsidRDefault="00DE58FB" w:rsidP="00156F98">
      <w:r>
        <w:rPr>
          <w:noProof/>
        </w:rPr>
        <mc:AlternateContent>
          <mc:Choice Requires="wps">
            <w:drawing>
              <wp:anchor distT="0" distB="0" distL="114300" distR="114300" simplePos="0" relativeHeight="251663360" behindDoc="0" locked="0" layoutInCell="1" allowOverlap="1">
                <wp:simplePos x="0" y="0"/>
                <wp:positionH relativeFrom="column">
                  <wp:posOffset>-83449</wp:posOffset>
                </wp:positionH>
                <wp:positionV relativeFrom="paragraph">
                  <wp:posOffset>1552699</wp:posOffset>
                </wp:positionV>
                <wp:extent cx="368135" cy="178129"/>
                <wp:effectExtent l="0" t="0" r="13335" b="12700"/>
                <wp:wrapNone/>
                <wp:docPr id="15" name="Oval 15"/>
                <wp:cNvGraphicFramePr/>
                <a:graphic xmlns:a="http://schemas.openxmlformats.org/drawingml/2006/main">
                  <a:graphicData uri="http://schemas.microsoft.com/office/word/2010/wordprocessingShape">
                    <wps:wsp>
                      <wps:cNvSpPr/>
                      <wps:spPr>
                        <a:xfrm>
                          <a:off x="0" y="0"/>
                          <a:ext cx="368135" cy="17812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C6867" id="Oval 15" o:spid="_x0000_s1026" style="position:absolute;margin-left:-6.55pt;margin-top:122.25pt;width:29pt;height:14.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" filled="f" strokecolor="#1f3763 [1604]" strokeweight="1pt">
                <v:stroke joinstyle="miter"/>
              </v:oval>
            </w:pict>
          </mc:Fallback>
        </mc:AlternateContent>
      </w:r>
      <w:r>
        <w:rPr>
          <w:noProof/>
        </w:rPr>
        <w:drawing>
          <wp:anchor distT="0" distB="0" distL="114300" distR="114300" simplePos="0" relativeHeight="251662336" behindDoc="1" locked="0" layoutInCell="1" allowOverlap="1" wp14:anchorId="6EDEA41D">
            <wp:simplePos x="0" y="0"/>
            <wp:positionH relativeFrom="margin">
              <wp:posOffset>-273685</wp:posOffset>
            </wp:positionH>
            <wp:positionV relativeFrom="paragraph">
              <wp:posOffset>709930</wp:posOffset>
            </wp:positionV>
            <wp:extent cx="6896100" cy="3954145"/>
            <wp:effectExtent l="0" t="0" r="0" b="8255"/>
            <wp:wrapTight wrapText="bothSides">
              <wp:wrapPolygon edited="0">
                <wp:start x="0" y="0"/>
                <wp:lineTo x="0" y="21541"/>
                <wp:lineTo x="21540" y="21541"/>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96100" cy="3954145"/>
                    </a:xfrm>
                    <a:prstGeom prst="rect">
                      <a:avLst/>
                    </a:prstGeom>
                  </pic:spPr>
                </pic:pic>
              </a:graphicData>
            </a:graphic>
            <wp14:sizeRelH relativeFrom="margin">
              <wp14:pctWidth>0</wp14:pctWidth>
            </wp14:sizeRelH>
            <wp14:sizeRelV relativeFrom="margin">
              <wp14:pctHeight>0</wp14:pctHeight>
            </wp14:sizeRelV>
          </wp:anchor>
        </w:drawing>
      </w:r>
      <w:r w:rsidR="00156F98">
        <w:rPr>
          <w:rFonts w:hint="cs"/>
          <w:sz w:val="24"/>
          <w:szCs w:val="24"/>
          <w:rtl/>
        </w:rPr>
        <w:t>במידה והשחקן מתחרט על התור שלו, יכול ללחוץ על הפתור ה</w:t>
      </w:r>
      <w:r w:rsidR="00156F98">
        <w:rPr>
          <w:sz w:val="24"/>
          <w:szCs w:val="24"/>
        </w:rPr>
        <w:t>Undo-</w:t>
      </w:r>
      <w:r w:rsidR="00156F98">
        <w:rPr>
          <w:rFonts w:hint="cs"/>
          <w:sz w:val="24"/>
          <w:szCs w:val="24"/>
          <w:rtl/>
        </w:rPr>
        <w:t xml:space="preserve"> (המסומן בעיגול),</w:t>
      </w:r>
      <w:r w:rsidR="00156F98">
        <w:rPr>
          <w:rFonts w:hint="cs"/>
          <w:sz w:val="24"/>
          <w:szCs w:val="24"/>
          <w:rtl/>
        </w:rPr>
        <w:t xml:space="preserve"> ולחזור תור אחד אחורה.</w:t>
      </w:r>
      <w:r w:rsidR="00156F98" w:rsidRPr="00156F98">
        <w:rPr>
          <w:noProof/>
        </w:rPr>
        <w:t xml:space="preserve"> </w:t>
      </w: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DE58FB" w:rsidRDefault="00DE58FB" w:rsidP="00156F98">
      <w:pPr>
        <w:rPr>
          <w:sz w:val="24"/>
          <w:szCs w:val="24"/>
          <w:rtl/>
        </w:rPr>
      </w:pPr>
    </w:p>
    <w:p w:rsidR="00156F98" w:rsidRPr="00811682" w:rsidRDefault="00156F98" w:rsidP="00156F98">
      <w:pPr>
        <w:rPr>
          <w:rFonts w:hint="cs"/>
          <w:sz w:val="24"/>
          <w:szCs w:val="24"/>
          <w:rtl/>
        </w:rPr>
      </w:pPr>
      <w:r>
        <w:rPr>
          <w:rFonts w:hint="cs"/>
          <w:sz w:val="24"/>
          <w:szCs w:val="24"/>
          <w:rtl/>
        </w:rPr>
        <w:t>במידה וה</w:t>
      </w:r>
      <w:r>
        <w:rPr>
          <w:rFonts w:hint="cs"/>
          <w:sz w:val="24"/>
          <w:szCs w:val="24"/>
          <w:rtl/>
        </w:rPr>
        <w:t xml:space="preserve">שחקן </w:t>
      </w:r>
      <w:r>
        <w:rPr>
          <w:rFonts w:hint="cs"/>
          <w:sz w:val="24"/>
          <w:szCs w:val="24"/>
          <w:rtl/>
        </w:rPr>
        <w:t>רוצה לבחון את החשיבה שלו באמצעות בעי</w:t>
      </w:r>
      <w:r w:rsidR="00DE58FB">
        <w:rPr>
          <w:rFonts w:hint="cs"/>
          <w:sz w:val="24"/>
          <w:szCs w:val="24"/>
          <w:rtl/>
        </w:rPr>
        <w:t>ו</w:t>
      </w:r>
      <w:r>
        <w:rPr>
          <w:rFonts w:hint="cs"/>
          <w:sz w:val="24"/>
          <w:szCs w:val="24"/>
          <w:rtl/>
        </w:rPr>
        <w:t>ת סדרה חשבוני</w:t>
      </w:r>
      <w:r>
        <w:rPr>
          <w:rFonts w:hint="cs"/>
          <w:sz w:val="24"/>
          <w:szCs w:val="24"/>
          <w:rtl/>
        </w:rPr>
        <w:t>ו</w:t>
      </w:r>
      <w:r>
        <w:rPr>
          <w:rFonts w:hint="cs"/>
          <w:sz w:val="24"/>
          <w:szCs w:val="24"/>
          <w:rtl/>
        </w:rPr>
        <w:t>ת, יבחר בכפתור ה</w:t>
      </w:r>
      <w:r>
        <w:rPr>
          <w:sz w:val="24"/>
          <w:szCs w:val="24"/>
        </w:rPr>
        <w:t>Pattern Test-</w:t>
      </w:r>
      <w:r>
        <w:rPr>
          <w:rFonts w:hint="cs"/>
          <w:rtl/>
        </w:rPr>
        <w:t xml:space="preserve">. </w:t>
      </w:r>
      <w:r w:rsidRPr="00811682">
        <w:rPr>
          <w:rFonts w:hint="cs"/>
          <w:sz w:val="24"/>
          <w:szCs w:val="24"/>
          <w:rtl/>
        </w:rPr>
        <w:t xml:space="preserve">לאחר שלחץ בכפתור זה ישאל שאלה בסדרות </w:t>
      </w:r>
      <w:r w:rsidR="00DE58FB">
        <w:rPr>
          <w:rFonts w:hint="cs"/>
          <w:sz w:val="24"/>
          <w:szCs w:val="24"/>
          <w:rtl/>
        </w:rPr>
        <w:t xml:space="preserve">חשבוניות </w:t>
      </w:r>
      <w:r>
        <w:rPr>
          <w:rFonts w:hint="cs"/>
          <w:sz w:val="24"/>
          <w:szCs w:val="24"/>
          <w:rtl/>
        </w:rPr>
        <w:t>הכשור לסכום ערכי הקלפים על הלוח</w:t>
      </w:r>
      <w:r w:rsidRPr="00811682">
        <w:rPr>
          <w:rFonts w:hint="cs"/>
          <w:sz w:val="24"/>
          <w:szCs w:val="24"/>
          <w:rtl/>
        </w:rPr>
        <w:t xml:space="preserve">, </w:t>
      </w:r>
      <w:r>
        <w:rPr>
          <w:rFonts w:hint="cs"/>
          <w:sz w:val="24"/>
          <w:szCs w:val="24"/>
          <w:rtl/>
        </w:rPr>
        <w:t xml:space="preserve">השחקן יקליד את תשובתו בתיבת טקסט, </w:t>
      </w:r>
      <w:r w:rsidR="00DE58FB">
        <w:rPr>
          <w:rFonts w:hint="cs"/>
          <w:sz w:val="24"/>
          <w:szCs w:val="24"/>
          <w:rtl/>
        </w:rPr>
        <w:t>ילחץ</w:t>
      </w:r>
      <w:r>
        <w:rPr>
          <w:rFonts w:hint="cs"/>
          <w:sz w:val="24"/>
          <w:szCs w:val="24"/>
          <w:rtl/>
        </w:rPr>
        <w:t xml:space="preserve"> על כפתור ה </w:t>
      </w:r>
      <w:r>
        <w:rPr>
          <w:sz w:val="24"/>
          <w:szCs w:val="24"/>
        </w:rPr>
        <w:t>check-</w:t>
      </w:r>
      <w:r>
        <w:rPr>
          <w:rFonts w:hint="cs"/>
          <w:sz w:val="24"/>
          <w:szCs w:val="24"/>
          <w:rtl/>
        </w:rPr>
        <w:t>, ו</w:t>
      </w:r>
      <w:r w:rsidR="00DE58FB">
        <w:rPr>
          <w:rFonts w:hint="cs"/>
          <w:sz w:val="24"/>
          <w:szCs w:val="24"/>
          <w:rtl/>
        </w:rPr>
        <w:t>י</w:t>
      </w:r>
      <w:r>
        <w:rPr>
          <w:rFonts w:hint="cs"/>
          <w:sz w:val="24"/>
          <w:szCs w:val="24"/>
          <w:rtl/>
        </w:rPr>
        <w:t>בדוק אם צדק!</w:t>
      </w:r>
    </w:p>
    <w:p w:rsidR="00156F98" w:rsidRPr="00156F98" w:rsidRDefault="00DE58FB" w:rsidP="00156F98">
      <w:r>
        <w:rPr>
          <w:noProof/>
        </w:rPr>
        <mc:AlternateContent>
          <mc:Choice Requires="wps">
            <w:drawing>
              <wp:anchor distT="0" distB="0" distL="114300" distR="114300" simplePos="0" relativeHeight="251666432" behindDoc="0" locked="0" layoutInCell="1" allowOverlap="1">
                <wp:simplePos x="0" y="0"/>
                <wp:positionH relativeFrom="column">
                  <wp:posOffset>4286992</wp:posOffset>
                </wp:positionH>
                <wp:positionV relativeFrom="paragraph">
                  <wp:posOffset>1539232</wp:posOffset>
                </wp:positionV>
                <wp:extent cx="391885" cy="403761"/>
                <wp:effectExtent l="0" t="0" r="27305" b="15875"/>
                <wp:wrapNone/>
                <wp:docPr id="18" name="Oval 18"/>
                <wp:cNvGraphicFramePr/>
                <a:graphic xmlns:a="http://schemas.openxmlformats.org/drawingml/2006/main">
                  <a:graphicData uri="http://schemas.microsoft.com/office/word/2010/wordprocessingShape">
                    <wps:wsp>
                      <wps:cNvSpPr/>
                      <wps:spPr>
                        <a:xfrm>
                          <a:off x="0" y="0"/>
                          <a:ext cx="391885" cy="40376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D0CB09" id="Oval 18" o:spid="_x0000_s1026" style="position:absolute;margin-left:337.55pt;margin-top:121.2pt;width:30.85pt;height:3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" filled="f" strokecolor="#1f3763 [1604]"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2018805</wp:posOffset>
                </wp:positionH>
                <wp:positionV relativeFrom="paragraph">
                  <wp:posOffset>1741112</wp:posOffset>
                </wp:positionV>
                <wp:extent cx="2066307" cy="1033154"/>
                <wp:effectExtent l="0" t="0" r="10160" b="14605"/>
                <wp:wrapNone/>
                <wp:docPr id="17" name="Oval 17"/>
                <wp:cNvGraphicFramePr/>
                <a:graphic xmlns:a="http://schemas.openxmlformats.org/drawingml/2006/main">
                  <a:graphicData uri="http://schemas.microsoft.com/office/word/2010/wordprocessingShape">
                    <wps:wsp>
                      <wps:cNvSpPr/>
                      <wps:spPr>
                        <a:xfrm>
                          <a:off x="0" y="0"/>
                          <a:ext cx="2066307" cy="103315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9AB6C" id="Oval 17" o:spid="_x0000_s1026" style="position:absolute;margin-left:158.95pt;margin-top:137.1pt;width:162.7pt;height:8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-166056</wp:posOffset>
                </wp:positionH>
                <wp:positionV relativeFrom="paragraph">
                  <wp:posOffset>719389</wp:posOffset>
                </wp:positionV>
                <wp:extent cx="380010" cy="190006"/>
                <wp:effectExtent l="0" t="0" r="20320" b="19685"/>
                <wp:wrapNone/>
                <wp:docPr id="16" name="Oval 16"/>
                <wp:cNvGraphicFramePr/>
                <a:graphic xmlns:a="http://schemas.openxmlformats.org/drawingml/2006/main">
                  <a:graphicData uri="http://schemas.microsoft.com/office/word/2010/wordprocessingShape">
                    <wps:wsp>
                      <wps:cNvSpPr/>
                      <wps:spPr>
                        <a:xfrm>
                          <a:off x="0" y="0"/>
                          <a:ext cx="380010" cy="1900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789E0" id="Oval 16" o:spid="_x0000_s1026" style="position:absolute;margin-left:-13.1pt;margin-top:56.65pt;width:29.9pt;height:1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" filled="f" strokecolor="#1f3763 [1604]" strokeweight="1pt">
                <v:stroke joinstyle="miter"/>
              </v:oval>
            </w:pict>
          </mc:Fallback>
        </mc:AlternateContent>
      </w:r>
      <w:r>
        <w:rPr>
          <w:noProof/>
        </w:rPr>
        <w:drawing>
          <wp:anchor distT="0" distB="0" distL="114300" distR="114300" simplePos="0" relativeHeight="251661312" behindDoc="1" locked="0" layoutInCell="1" allowOverlap="1" wp14:anchorId="13ED17C1">
            <wp:simplePos x="0" y="0"/>
            <wp:positionH relativeFrom="margin">
              <wp:posOffset>-320675</wp:posOffset>
            </wp:positionH>
            <wp:positionV relativeFrom="paragraph">
              <wp:posOffset>207010</wp:posOffset>
            </wp:positionV>
            <wp:extent cx="6757035" cy="3963035"/>
            <wp:effectExtent l="0" t="0" r="5715" b="0"/>
            <wp:wrapTight wrapText="bothSides">
              <wp:wrapPolygon edited="0">
                <wp:start x="0" y="0"/>
                <wp:lineTo x="0" y="21493"/>
                <wp:lineTo x="21557" y="21493"/>
                <wp:lineTo x="2155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7035" cy="3963035"/>
                    </a:xfrm>
                    <a:prstGeom prst="rect">
                      <a:avLst/>
                    </a:prstGeom>
                  </pic:spPr>
                </pic:pic>
              </a:graphicData>
            </a:graphic>
            <wp14:sizeRelH relativeFrom="margin">
              <wp14:pctWidth>0</wp14:pctWidth>
            </wp14:sizeRelH>
            <wp14:sizeRelV relativeFrom="margin">
              <wp14:pctHeight>0</wp14:pctHeight>
            </wp14:sizeRelV>
          </wp:anchor>
        </w:drawing>
      </w:r>
    </w:p>
    <w:p w:rsidR="00156F98" w:rsidRPr="00156F98" w:rsidRDefault="00156F98" w:rsidP="00156F98"/>
    <w:p w:rsidR="00156F98" w:rsidRPr="00156F98" w:rsidRDefault="00156F98" w:rsidP="00156F98"/>
    <w:p w:rsidR="00156F98" w:rsidRPr="00156F98" w:rsidRDefault="00156F98" w:rsidP="00156F98"/>
    <w:p w:rsidR="00156F98" w:rsidRPr="00156F98" w:rsidRDefault="00156F98" w:rsidP="00156F98"/>
    <w:p w:rsidR="00156F98" w:rsidRPr="00156F98" w:rsidRDefault="00156F98" w:rsidP="00156F98"/>
    <w:p w:rsidR="00156F98" w:rsidRDefault="00156F98" w:rsidP="00156F98">
      <w:pPr>
        <w:rPr>
          <w:rtl/>
        </w:rPr>
      </w:pPr>
    </w:p>
    <w:p w:rsidR="00DE58FB" w:rsidRDefault="00DE58FB" w:rsidP="00156F98">
      <w:pPr>
        <w:rPr>
          <w:rtl/>
        </w:rPr>
      </w:pPr>
    </w:p>
    <w:p w:rsidR="00DE58FB" w:rsidRDefault="00DE58FB" w:rsidP="00156F98">
      <w:pPr>
        <w:rPr>
          <w:rtl/>
        </w:rPr>
      </w:pPr>
    </w:p>
    <w:p w:rsidR="00156F98" w:rsidRDefault="00156F98" w:rsidP="00156F98"/>
    <w:p w:rsidR="00DE58FB" w:rsidRDefault="00DE58FB" w:rsidP="00DE58FB">
      <w:pPr>
        <w:pStyle w:val="Title"/>
        <w:rPr>
          <w:rtl/>
        </w:rPr>
      </w:pPr>
      <w:bookmarkStart w:id="2" w:name="_Toc418255351"/>
      <w:r w:rsidRPr="00FB1E93">
        <w:rPr>
          <w:rFonts w:hint="cs"/>
          <w:rtl/>
        </w:rPr>
        <w:lastRenderedPageBreak/>
        <w:t>מחלקות</w:t>
      </w:r>
      <w:bookmarkEnd w:id="2"/>
    </w:p>
    <w:p w:rsidR="00DE58FB" w:rsidRPr="00DE58FB" w:rsidRDefault="00DE58FB" w:rsidP="00DE58FB">
      <w:pPr>
        <w:rPr>
          <w:rFonts w:hint="cs"/>
          <w:sz w:val="32"/>
          <w:szCs w:val="32"/>
          <w:rtl/>
        </w:rPr>
      </w:pPr>
      <w:r>
        <w:rPr>
          <w:sz w:val="32"/>
          <w:szCs w:val="32"/>
        </w:rPr>
        <w:t>Algorithm</w:t>
      </w:r>
      <w:r w:rsidRPr="00DE58FB">
        <w:rPr>
          <w:rFonts w:hint="cs"/>
          <w:sz w:val="32"/>
          <w:szCs w:val="32"/>
          <w:rtl/>
        </w:rPr>
        <w:t xml:space="preserve"> </w:t>
      </w:r>
      <w:r w:rsidRPr="00DE58FB">
        <w:rPr>
          <w:sz w:val="32"/>
          <w:szCs w:val="32"/>
          <w:rtl/>
        </w:rPr>
        <w:t>–</w:t>
      </w:r>
      <w:r w:rsidRPr="00DE58FB">
        <w:rPr>
          <w:rFonts w:hint="cs"/>
          <w:sz w:val="32"/>
          <w:szCs w:val="32"/>
          <w:rtl/>
        </w:rPr>
        <w:t xml:space="preserve"> </w:t>
      </w:r>
      <w:r>
        <w:rPr>
          <w:rFonts w:hint="cs"/>
          <w:sz w:val="32"/>
          <w:szCs w:val="32"/>
          <w:rtl/>
        </w:rPr>
        <w:t xml:space="preserve">מכיל את האלגוריתם המשחק את המשח רמיקוב. המחלקה מכילה </w:t>
      </w:r>
      <w:r w:rsidR="00AA6DE9">
        <w:rPr>
          <w:rFonts w:hint="cs"/>
          <w:sz w:val="32"/>
          <w:szCs w:val="32"/>
          <w:rtl/>
        </w:rPr>
        <w:t>פעולת עזר לאלגוריתם העיקרי ביניהם יצירת סדרת צבע, יצירה סדרה עולה, והוספת קלף לסדרה בתחילתה או בסופה.</w:t>
      </w:r>
    </w:p>
    <w:p w:rsidR="00DE58FB" w:rsidRPr="00DE58FB" w:rsidRDefault="00DE58FB" w:rsidP="00DE58FB">
      <w:pPr>
        <w:rPr>
          <w:sz w:val="32"/>
          <w:szCs w:val="32"/>
        </w:rPr>
      </w:pPr>
      <w:r>
        <w:rPr>
          <w:sz w:val="32"/>
          <w:szCs w:val="32"/>
        </w:rPr>
        <w:t>Bros</w:t>
      </w:r>
      <w:r w:rsidRPr="00DE58FB">
        <w:rPr>
          <w:rFonts w:hint="cs"/>
          <w:sz w:val="32"/>
          <w:szCs w:val="32"/>
          <w:rtl/>
        </w:rPr>
        <w:t xml:space="preserve"> </w:t>
      </w:r>
      <w:r w:rsidRPr="00DE58FB">
        <w:rPr>
          <w:sz w:val="32"/>
          <w:szCs w:val="32"/>
          <w:rtl/>
        </w:rPr>
        <w:t>–</w:t>
      </w:r>
      <w:r w:rsidRPr="00DE58FB">
        <w:rPr>
          <w:rFonts w:hint="cs"/>
          <w:sz w:val="32"/>
          <w:szCs w:val="32"/>
          <w:rtl/>
        </w:rPr>
        <w:t xml:space="preserve"> </w:t>
      </w:r>
      <w:r w:rsidR="00AA6DE9">
        <w:rPr>
          <w:rFonts w:hint="cs"/>
          <w:sz w:val="32"/>
          <w:szCs w:val="32"/>
          <w:rtl/>
        </w:rPr>
        <w:t>מחלקה השמשת עבורי כמבנה נתונים שיצרתי המסייעת לאלגוריתם.</w:t>
      </w:r>
    </w:p>
    <w:p w:rsidR="00DE58FB" w:rsidRPr="00DE58FB" w:rsidRDefault="00DE58FB" w:rsidP="00DE58FB">
      <w:pPr>
        <w:rPr>
          <w:sz w:val="32"/>
          <w:szCs w:val="32"/>
          <w:rtl/>
        </w:rPr>
      </w:pPr>
      <w:r>
        <w:rPr>
          <w:sz w:val="32"/>
          <w:szCs w:val="32"/>
        </w:rPr>
        <w:t>Form1</w:t>
      </w:r>
      <w:r w:rsidRPr="00DE58FB">
        <w:rPr>
          <w:rFonts w:hint="cs"/>
          <w:sz w:val="32"/>
          <w:szCs w:val="32"/>
          <w:rtl/>
        </w:rPr>
        <w:t xml:space="preserve"> </w:t>
      </w:r>
      <w:r w:rsidRPr="00DE58FB">
        <w:rPr>
          <w:sz w:val="32"/>
          <w:szCs w:val="32"/>
          <w:rtl/>
        </w:rPr>
        <w:t>–</w:t>
      </w:r>
      <w:r w:rsidR="00AA6DE9">
        <w:rPr>
          <w:rFonts w:hint="cs"/>
          <w:sz w:val="32"/>
          <w:szCs w:val="32"/>
          <w:rtl/>
        </w:rPr>
        <w:t xml:space="preserve"> מחלקה הכוללת את כל המימוש של ממשק המשתש</w:t>
      </w:r>
      <w:r w:rsidRPr="00DE58FB">
        <w:rPr>
          <w:rFonts w:hint="cs"/>
          <w:sz w:val="32"/>
          <w:szCs w:val="32"/>
          <w:rtl/>
        </w:rPr>
        <w:t>.</w:t>
      </w:r>
    </w:p>
    <w:p w:rsidR="00DE58FB" w:rsidRPr="00DE58FB" w:rsidRDefault="00DE58FB" w:rsidP="00DE58FB">
      <w:pPr>
        <w:rPr>
          <w:sz w:val="32"/>
          <w:szCs w:val="32"/>
          <w:rtl/>
        </w:rPr>
      </w:pPr>
      <w:r>
        <w:rPr>
          <w:sz w:val="32"/>
          <w:szCs w:val="32"/>
        </w:rPr>
        <w:t>Game</w:t>
      </w:r>
      <w:r w:rsidRPr="00DE58FB">
        <w:rPr>
          <w:rFonts w:hint="cs"/>
          <w:sz w:val="32"/>
          <w:szCs w:val="32"/>
          <w:rtl/>
        </w:rPr>
        <w:t xml:space="preserve"> </w:t>
      </w:r>
      <w:r w:rsidRPr="00DE58FB">
        <w:rPr>
          <w:sz w:val="32"/>
          <w:szCs w:val="32"/>
          <w:rtl/>
        </w:rPr>
        <w:t>–</w:t>
      </w:r>
      <w:r w:rsidRPr="00DE58FB">
        <w:rPr>
          <w:rFonts w:hint="cs"/>
          <w:sz w:val="32"/>
          <w:szCs w:val="32"/>
          <w:rtl/>
        </w:rPr>
        <w:t xml:space="preserve"> </w:t>
      </w:r>
      <w:r w:rsidR="00AA6DE9">
        <w:rPr>
          <w:rFonts w:hint="cs"/>
          <w:sz w:val="32"/>
          <w:szCs w:val="32"/>
          <w:rtl/>
        </w:rPr>
        <w:t>מחלקה הכוללת בתוכה את ה"קערה" המכילה בתוכה את הקלפים במשחק, את יד השחקן ויד המחשב</w:t>
      </w:r>
      <w:r w:rsidRPr="00DE58FB">
        <w:rPr>
          <w:rFonts w:hint="cs"/>
          <w:sz w:val="32"/>
          <w:szCs w:val="32"/>
          <w:rtl/>
        </w:rPr>
        <w:t>.</w:t>
      </w:r>
      <w:r w:rsidR="00AA6DE9">
        <w:rPr>
          <w:rFonts w:hint="cs"/>
          <w:sz w:val="32"/>
          <w:szCs w:val="32"/>
          <w:rtl/>
        </w:rPr>
        <w:t xml:space="preserve"> המחלקה מסייעת בהתחול המשחק ומונעת את החזרה המירבית של אותו הקלף. </w:t>
      </w:r>
    </w:p>
    <w:p w:rsidR="00DE58FB" w:rsidRPr="00DE58FB" w:rsidRDefault="00DE58FB" w:rsidP="00DE58FB">
      <w:pPr>
        <w:rPr>
          <w:rFonts w:hint="cs"/>
          <w:sz w:val="32"/>
          <w:szCs w:val="32"/>
          <w:rtl/>
        </w:rPr>
      </w:pPr>
      <w:proofErr w:type="spellStart"/>
      <w:r>
        <w:rPr>
          <w:sz w:val="32"/>
          <w:szCs w:val="32"/>
        </w:rPr>
        <w:t>MathProject</w:t>
      </w:r>
      <w:proofErr w:type="spellEnd"/>
      <w:r w:rsidRPr="00DE58FB">
        <w:rPr>
          <w:rFonts w:hint="cs"/>
          <w:sz w:val="32"/>
          <w:szCs w:val="32"/>
          <w:rtl/>
        </w:rPr>
        <w:t xml:space="preserve"> </w:t>
      </w:r>
      <w:r w:rsidRPr="00DE58FB">
        <w:rPr>
          <w:sz w:val="32"/>
          <w:szCs w:val="32"/>
          <w:rtl/>
        </w:rPr>
        <w:t>–</w:t>
      </w:r>
      <w:r w:rsidRPr="00DE58FB">
        <w:rPr>
          <w:rFonts w:hint="cs"/>
          <w:sz w:val="32"/>
          <w:szCs w:val="32"/>
          <w:rtl/>
        </w:rPr>
        <w:t xml:space="preserve"> </w:t>
      </w:r>
      <w:r w:rsidR="00AA6DE9">
        <w:rPr>
          <w:rFonts w:hint="cs"/>
          <w:sz w:val="32"/>
          <w:szCs w:val="32"/>
          <w:rtl/>
        </w:rPr>
        <w:t>מחלקה המסייעת למבחן</w:t>
      </w:r>
      <w:r w:rsidR="009018D7">
        <w:rPr>
          <w:sz w:val="32"/>
          <w:szCs w:val="32"/>
        </w:rPr>
        <w:t xml:space="preserve"> </w:t>
      </w:r>
      <w:r w:rsidR="009018D7">
        <w:rPr>
          <w:rFonts w:hint="cs"/>
          <w:sz w:val="32"/>
          <w:szCs w:val="32"/>
          <w:rtl/>
        </w:rPr>
        <w:t>הסדרות החשבוניות, היא כוללת בתוכה מספר רשימות של סדרות.</w:t>
      </w:r>
    </w:p>
    <w:p w:rsidR="00DE58FB" w:rsidRPr="00DE58FB" w:rsidRDefault="00DE58FB" w:rsidP="00DE58FB">
      <w:pPr>
        <w:rPr>
          <w:sz w:val="32"/>
          <w:szCs w:val="32"/>
          <w:rtl/>
        </w:rPr>
      </w:pPr>
      <w:r>
        <w:rPr>
          <w:sz w:val="32"/>
          <w:szCs w:val="32"/>
        </w:rPr>
        <w:t>Tile</w:t>
      </w:r>
      <w:r w:rsidRPr="00DE58FB">
        <w:rPr>
          <w:rFonts w:hint="cs"/>
          <w:sz w:val="32"/>
          <w:szCs w:val="32"/>
          <w:rtl/>
        </w:rPr>
        <w:t xml:space="preserve"> </w:t>
      </w:r>
      <w:r w:rsidRPr="00DE58FB">
        <w:rPr>
          <w:sz w:val="32"/>
          <w:szCs w:val="32"/>
          <w:rtl/>
        </w:rPr>
        <w:t>–</w:t>
      </w:r>
      <w:r w:rsidR="009018D7">
        <w:rPr>
          <w:rFonts w:hint="cs"/>
          <w:sz w:val="32"/>
          <w:szCs w:val="32"/>
          <w:rtl/>
        </w:rPr>
        <w:t xml:space="preserve">מחלקה המייצגת קלף, היא מכילה את הערך המספרי של הקלף, את סוג </w:t>
      </w:r>
      <w:proofErr w:type="gramStart"/>
      <w:r w:rsidR="009018D7">
        <w:rPr>
          <w:rFonts w:hint="cs"/>
          <w:sz w:val="32"/>
          <w:szCs w:val="32"/>
          <w:rtl/>
        </w:rPr>
        <w:t>הקלף  ותמונה</w:t>
      </w:r>
      <w:proofErr w:type="gramEnd"/>
      <w:r w:rsidR="009018D7">
        <w:rPr>
          <w:rFonts w:hint="cs"/>
          <w:sz w:val="32"/>
          <w:szCs w:val="32"/>
          <w:rtl/>
        </w:rPr>
        <w:t xml:space="preserve"> המציגה את הקלף.</w:t>
      </w:r>
    </w:p>
    <w:p w:rsidR="00DE58FB" w:rsidRDefault="00DE58FB" w:rsidP="00DE58FB">
      <w:pPr>
        <w:rPr>
          <w:sz w:val="32"/>
          <w:szCs w:val="32"/>
        </w:rPr>
      </w:pPr>
      <w:r>
        <w:rPr>
          <w:sz w:val="32"/>
          <w:szCs w:val="32"/>
        </w:rPr>
        <w:t>Type</w:t>
      </w:r>
      <w:r w:rsidRPr="00DE58FB">
        <w:rPr>
          <w:rFonts w:hint="cs"/>
          <w:sz w:val="32"/>
          <w:szCs w:val="32"/>
          <w:rtl/>
        </w:rPr>
        <w:t xml:space="preserve"> </w:t>
      </w:r>
      <w:r w:rsidRPr="00DE58FB">
        <w:rPr>
          <w:sz w:val="32"/>
          <w:szCs w:val="32"/>
          <w:rtl/>
        </w:rPr>
        <w:t>–</w:t>
      </w:r>
      <w:r w:rsidRPr="00DE58FB">
        <w:rPr>
          <w:rFonts w:hint="cs"/>
          <w:sz w:val="32"/>
          <w:szCs w:val="32"/>
          <w:rtl/>
        </w:rPr>
        <w:t xml:space="preserve"> </w:t>
      </w:r>
      <w:r w:rsidR="009018D7">
        <w:rPr>
          <w:rFonts w:hint="cs"/>
          <w:sz w:val="32"/>
          <w:szCs w:val="32"/>
          <w:rtl/>
        </w:rPr>
        <w:t xml:space="preserve">מחלקת </w:t>
      </w:r>
      <w:proofErr w:type="spellStart"/>
      <w:r w:rsidR="009018D7">
        <w:rPr>
          <w:sz w:val="32"/>
          <w:szCs w:val="32"/>
        </w:rPr>
        <w:t>enum</w:t>
      </w:r>
      <w:proofErr w:type="spellEnd"/>
      <w:r w:rsidR="009018D7">
        <w:rPr>
          <w:rFonts w:hint="cs"/>
          <w:sz w:val="32"/>
          <w:szCs w:val="32"/>
          <w:rtl/>
        </w:rPr>
        <w:t xml:space="preserve"> פשוטה הכוללת את ארבעה סוגי הקלפים: </w:t>
      </w:r>
      <w:proofErr w:type="spellStart"/>
      <w:proofErr w:type="gramStart"/>
      <w:r w:rsidR="009018D7">
        <w:rPr>
          <w:sz w:val="32"/>
          <w:szCs w:val="32"/>
        </w:rPr>
        <w:t>hearts,spades</w:t>
      </w:r>
      <w:proofErr w:type="gramEnd"/>
      <w:r w:rsidR="009018D7">
        <w:rPr>
          <w:sz w:val="32"/>
          <w:szCs w:val="32"/>
        </w:rPr>
        <w:t>,diamonds,clubs</w:t>
      </w:r>
      <w:proofErr w:type="spellEnd"/>
      <w:r w:rsidR="009018D7">
        <w:rPr>
          <w:rFonts w:hint="cs"/>
          <w:sz w:val="32"/>
          <w:szCs w:val="32"/>
          <w:rtl/>
        </w:rPr>
        <w:t>.</w:t>
      </w:r>
    </w:p>
    <w:p w:rsidR="00AC7E96" w:rsidRPr="00DE58FB" w:rsidRDefault="00AC7E96" w:rsidP="00DE58FB">
      <w:pPr>
        <w:rPr>
          <w:rFonts w:hint="cs"/>
          <w:sz w:val="32"/>
          <w:szCs w:val="32"/>
          <w:rtl/>
        </w:rPr>
      </w:pPr>
      <w:r>
        <w:rPr>
          <w:sz w:val="32"/>
          <w:szCs w:val="32"/>
        </w:rPr>
        <w:t>Game.txt</w:t>
      </w:r>
      <w:r>
        <w:rPr>
          <w:rFonts w:hint="cs"/>
          <w:sz w:val="32"/>
          <w:szCs w:val="32"/>
          <w:rtl/>
        </w:rPr>
        <w:t xml:space="preserve">- קובץ טקסט. תכונה נוספת של האפליקציה היא שעל מנת לראות את יעילות האלגוריתם יצרתי קובץ </w:t>
      </w:r>
      <w:ins w:id="3" w:author="יהונתן ברנסון" w:date="2018-05-29T01:50:00Z">
        <w:r>
          <w:rPr>
            <w:sz w:val="32"/>
            <w:szCs w:val="32"/>
          </w:rPr>
          <w:t>txt</w:t>
        </w:r>
      </w:ins>
      <w:ins w:id="4" w:author="יהונתן ברנסון" w:date="2018-05-29T01:51:00Z">
        <w:r>
          <w:rPr>
            <w:rFonts w:hint="cs"/>
            <w:sz w:val="32"/>
            <w:szCs w:val="32"/>
            <w:rtl/>
          </w:rPr>
          <w:t xml:space="preserve"> הנוצר מחדש בכל </w:t>
        </w:r>
      </w:ins>
      <w:ins w:id="5" w:author="יהונתן ברנסון" w:date="2018-05-29T01:52:00Z">
        <w:r>
          <w:rPr>
            <w:rFonts w:hint="cs"/>
            <w:sz w:val="32"/>
            <w:szCs w:val="32"/>
            <w:rtl/>
          </w:rPr>
          <w:t xml:space="preserve">הפעלת </w:t>
        </w:r>
      </w:ins>
      <w:ins w:id="6" w:author="יהונתן ברנסון" w:date="2018-05-29T01:51:00Z">
        <w:r>
          <w:rPr>
            <w:rFonts w:hint="cs"/>
            <w:sz w:val="32"/>
            <w:szCs w:val="32"/>
            <w:rtl/>
          </w:rPr>
          <w:t>משחק ונכתב בו איך נראה הלוח לפני ואחרי שהאלגוריתם רץ.</w:t>
        </w:r>
      </w:ins>
      <w:ins w:id="7" w:author="יהונתן ברנסון" w:date="2018-05-29T01:52:00Z">
        <w:r>
          <w:rPr>
            <w:rFonts w:hint="cs"/>
            <w:sz w:val="32"/>
            <w:szCs w:val="32"/>
            <w:rtl/>
          </w:rPr>
          <w:t xml:space="preserve"> האפליקתיה כותבת ישירות לקובץ.</w:t>
        </w:r>
      </w:ins>
    </w:p>
    <w:p w:rsidR="00DE58FB" w:rsidRPr="00DE58FB" w:rsidRDefault="00DE58FB" w:rsidP="00DE58FB">
      <w:pPr>
        <w:rPr>
          <w:b/>
          <w:bCs/>
          <w:sz w:val="32"/>
          <w:szCs w:val="32"/>
          <w:rtl/>
        </w:rPr>
      </w:pPr>
      <w:r w:rsidRPr="00DE58FB">
        <w:rPr>
          <w:rFonts w:hint="cs"/>
          <w:b/>
          <w:bCs/>
          <w:sz w:val="32"/>
          <w:szCs w:val="32"/>
          <w:rtl/>
        </w:rPr>
        <w:t>מסכים:</w:t>
      </w:r>
    </w:p>
    <w:p w:rsidR="006B48DE" w:rsidRDefault="009018D7" w:rsidP="00156F98">
      <w:pPr>
        <w:rPr>
          <w:sz w:val="28"/>
          <w:szCs w:val="28"/>
          <w:rtl/>
        </w:rPr>
      </w:pPr>
      <w:r w:rsidRPr="009018D7">
        <w:rPr>
          <w:rFonts w:hint="cs"/>
          <w:sz w:val="28"/>
          <w:szCs w:val="28"/>
          <w:rtl/>
        </w:rPr>
        <w:t>יש</w:t>
      </w:r>
      <w:r>
        <w:rPr>
          <w:rFonts w:hint="cs"/>
          <w:sz w:val="28"/>
          <w:szCs w:val="28"/>
          <w:rtl/>
        </w:rPr>
        <w:t xml:space="preserve"> </w:t>
      </w:r>
      <w:r w:rsidRPr="009018D7">
        <w:rPr>
          <w:rFonts w:hint="cs"/>
          <w:sz w:val="28"/>
          <w:szCs w:val="28"/>
          <w:rtl/>
        </w:rPr>
        <w:t xml:space="preserve">מסך אחד במשחק שהוא </w:t>
      </w:r>
      <w:r>
        <w:rPr>
          <w:rFonts w:hint="cs"/>
          <w:sz w:val="28"/>
          <w:szCs w:val="28"/>
          <w:rtl/>
        </w:rPr>
        <w:t xml:space="preserve">המשחק עצמו. </w:t>
      </w:r>
    </w:p>
    <w:p w:rsidR="009018D7" w:rsidRDefault="009018D7" w:rsidP="00156F98">
      <w:pPr>
        <w:rPr>
          <w:sz w:val="28"/>
          <w:szCs w:val="28"/>
          <w:rtl/>
        </w:rPr>
      </w:pPr>
    </w:p>
    <w:p w:rsidR="009018D7" w:rsidRDefault="009018D7" w:rsidP="00156F98">
      <w:pPr>
        <w:rPr>
          <w:sz w:val="28"/>
          <w:szCs w:val="28"/>
          <w:rtl/>
        </w:rPr>
      </w:pPr>
    </w:p>
    <w:p w:rsidR="009018D7" w:rsidRDefault="009018D7" w:rsidP="00156F98">
      <w:pPr>
        <w:rPr>
          <w:sz w:val="28"/>
          <w:szCs w:val="28"/>
          <w:rtl/>
        </w:rPr>
      </w:pPr>
    </w:p>
    <w:p w:rsidR="009018D7" w:rsidRDefault="009018D7" w:rsidP="00156F98">
      <w:pPr>
        <w:rPr>
          <w:sz w:val="28"/>
          <w:szCs w:val="28"/>
          <w:rtl/>
        </w:rPr>
      </w:pPr>
    </w:p>
    <w:p w:rsidR="009018D7" w:rsidRDefault="009018D7" w:rsidP="00156F98">
      <w:pPr>
        <w:rPr>
          <w:sz w:val="28"/>
          <w:szCs w:val="28"/>
          <w:rtl/>
        </w:rPr>
      </w:pPr>
    </w:p>
    <w:p w:rsidR="009018D7" w:rsidRDefault="009018D7" w:rsidP="00156F98">
      <w:pPr>
        <w:rPr>
          <w:sz w:val="28"/>
          <w:szCs w:val="28"/>
          <w:rtl/>
        </w:rPr>
      </w:pPr>
    </w:p>
    <w:p w:rsidR="009018D7" w:rsidRPr="009018D7" w:rsidRDefault="009018D7" w:rsidP="009018D7">
      <w:pPr>
        <w:jc w:val="right"/>
        <w:rPr>
          <w:sz w:val="32"/>
          <w:szCs w:val="32"/>
        </w:rPr>
      </w:pPr>
      <w:r w:rsidRPr="009018D7">
        <w:rPr>
          <w:rFonts w:hint="cs"/>
          <w:sz w:val="32"/>
          <w:szCs w:val="32"/>
          <w:u w:val="single"/>
        </w:rPr>
        <w:t>A</w:t>
      </w:r>
      <w:r w:rsidRPr="009018D7">
        <w:rPr>
          <w:sz w:val="32"/>
          <w:szCs w:val="32"/>
          <w:u w:val="single"/>
        </w:rPr>
        <w:t>lgorithm</w:t>
      </w:r>
      <w:r>
        <w:rPr>
          <w:sz w:val="32"/>
          <w:szCs w:val="32"/>
        </w:rPr>
        <w:tab/>
      </w:r>
      <w:r>
        <w:rPr>
          <w:sz w:val="32"/>
          <w:szCs w:val="32"/>
        </w:rPr>
        <w:tab/>
      </w:r>
    </w:p>
    <w:p w:rsidR="009018D7" w:rsidRDefault="009018D7" w:rsidP="009018D7">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18D7" w:rsidRDefault="009018D7" w:rsidP="009018D7">
      <w:pPr>
        <w:autoSpaceDE w:val="0"/>
        <w:autoSpaceDN w:val="0"/>
        <w:bidi w:val="0"/>
        <w:adjustRightInd w:val="0"/>
        <w:spacing w:after="0" w:line="240" w:lineRule="auto"/>
        <w:ind w:left="84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Main Algorithm of the pro</w:t>
      </w:r>
      <w:r>
        <w:rPr>
          <w:rFonts w:ascii="Consolas" w:hAnsi="Consolas" w:cs="Consolas"/>
          <w:color w:val="008000"/>
          <w:sz w:val="19"/>
          <w:szCs w:val="19"/>
        </w:rPr>
        <w:t>j</w:t>
      </w:r>
      <w:r>
        <w:rPr>
          <w:rFonts w:ascii="Consolas" w:hAnsi="Consolas" w:cs="Consolas"/>
          <w:color w:val="008000"/>
          <w:sz w:val="19"/>
          <w:szCs w:val="19"/>
        </w:rPr>
        <w:t>ect it plays a move and tries to get rid of as much tiles it can from the playing hand</w:t>
      </w:r>
    </w:p>
    <w:p w:rsidR="009018D7" w:rsidRDefault="009018D7" w:rsidP="009018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18D7" w:rsidRDefault="009018D7" w:rsidP="009018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board</w:t>
      </w:r>
      <w:r>
        <w:rPr>
          <w:rFonts w:ascii="Consolas" w:hAnsi="Consolas" w:cs="Consolas"/>
          <w:color w:val="808080"/>
          <w:sz w:val="19"/>
          <w:szCs w:val="19"/>
        </w:rPr>
        <w:t>"&gt;&lt;/param&gt;</w:t>
      </w:r>
    </w:p>
    <w:p w:rsidR="009018D7" w:rsidRDefault="009018D7" w:rsidP="009018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hand</w:t>
      </w:r>
      <w:r>
        <w:rPr>
          <w:rFonts w:ascii="Consolas" w:hAnsi="Consolas" w:cs="Consolas"/>
          <w:color w:val="808080"/>
          <w:sz w:val="19"/>
          <w:szCs w:val="19"/>
        </w:rPr>
        <w:t>"&gt;&lt;/param&gt;</w:t>
      </w:r>
    </w:p>
    <w:p w:rsidR="009018D7" w:rsidRDefault="009018D7" w:rsidP="009018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tile</w:t>
      </w:r>
      <w:r>
        <w:rPr>
          <w:rFonts w:ascii="Consolas" w:hAnsi="Consolas" w:cs="Consolas"/>
          <w:color w:val="808080"/>
          <w:sz w:val="19"/>
          <w:szCs w:val="19"/>
        </w:rPr>
        <w:t>"&gt;&lt;/param&gt;</w:t>
      </w:r>
    </w:p>
    <w:p w:rsidR="009018D7" w:rsidRDefault="009018D7" w:rsidP="009018D7">
      <w:pPr>
        <w:autoSpaceDE w:val="0"/>
        <w:autoSpaceDN w:val="0"/>
        <w:bidi w:val="0"/>
        <w:adjustRightInd w:val="0"/>
        <w:spacing w:after="0" w:line="240" w:lineRule="auto"/>
        <w:rPr>
          <w:rFonts w:ascii="Consolas" w:hAnsi="Consolas" w:cs="Consolas"/>
          <w:color w:val="000000"/>
          <w:sz w:val="19"/>
          <w:szCs w:val="19"/>
        </w:rPr>
      </w:pPr>
    </w:p>
    <w:p w:rsidR="009018D7" w:rsidRDefault="009018D7" w:rsidP="009018D7">
      <w:pPr>
        <w:autoSpaceDE w:val="0"/>
        <w:autoSpaceDN w:val="0"/>
        <w:bidi w:val="0"/>
        <w:adjustRightInd w:val="0"/>
        <w:spacing w:after="0" w:line="240" w:lineRule="auto"/>
        <w:rPr>
          <w:rFonts w:ascii="Consolas" w:hAnsi="Consolas" w:cs="Consolas"/>
          <w:color w:val="000000"/>
          <w:sz w:val="19"/>
          <w:szCs w:val="19"/>
        </w:rPr>
      </w:pPr>
    </w:p>
    <w:p w:rsidR="009018D7" w:rsidRDefault="009018D7" w:rsidP="009018D7">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amen(</w:t>
      </w:r>
      <w:proofErr w:type="gramEnd"/>
      <w:r>
        <w:rPr>
          <w:rFonts w:ascii="Consolas" w:hAnsi="Consolas" w:cs="Consolas"/>
          <w:color w:val="000000"/>
          <w:sz w:val="19"/>
          <w:szCs w:val="19"/>
        </w:rPr>
        <w:t xml:space="preserve">Tile </w:t>
      </w:r>
      <w:proofErr w:type="spellStart"/>
      <w:r>
        <w:rPr>
          <w:rFonts w:ascii="Consolas" w:hAnsi="Consolas" w:cs="Consolas"/>
          <w:color w:val="000000"/>
          <w:sz w:val="19"/>
          <w:szCs w:val="19"/>
        </w:rPr>
        <w:t>tile</w:t>
      </w:r>
      <w:proofErr w:type="spellEnd"/>
      <w:r>
        <w:rPr>
          <w:rFonts w:ascii="Consolas" w:hAnsi="Consolas" w:cs="Consolas"/>
          <w:color w:val="000000"/>
          <w:sz w:val="19"/>
          <w:szCs w:val="19"/>
        </w:rPr>
        <w:t>, List&lt;Tile&gt; comp, List&lt;List&lt;Tile&gt;&gt; board)</w:t>
      </w:r>
    </w:p>
    <w:p w:rsidR="002A2E9A" w:rsidRDefault="002A2E9A" w:rsidP="002A2E9A">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Creates a color group given a tile and the tiles on the board</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tile</w:t>
      </w:r>
      <w:r>
        <w:rPr>
          <w:rFonts w:ascii="Consolas" w:hAnsi="Consolas" w:cs="Consolas"/>
          <w:color w:val="808080"/>
          <w:sz w:val="19"/>
          <w:szCs w:val="19"/>
        </w:rPr>
        <w:t>"&gt;&lt;/param&gt;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sidRPr="002A2E9A">
        <w:rPr>
          <w:rFonts w:ascii="Consolas" w:hAnsi="Consolas" w:cs="Consolas"/>
          <w:color w:val="000000"/>
          <w:sz w:val="19"/>
          <w:szCs w:val="19"/>
        </w:rPr>
        <w:t xml:space="preserve"> </w:t>
      </w:r>
      <w:proofErr w:type="spellStart"/>
      <w:r>
        <w:rPr>
          <w:rFonts w:ascii="Consolas" w:hAnsi="Consolas" w:cs="Consolas"/>
          <w:color w:val="000000"/>
          <w:sz w:val="19"/>
          <w:szCs w:val="19"/>
        </w:rPr>
        <w:t>inputhand</w:t>
      </w:r>
      <w:proofErr w:type="spellEnd"/>
      <w:r>
        <w:rPr>
          <w:rFonts w:ascii="Consolas" w:hAnsi="Consolas" w:cs="Consolas"/>
          <w:color w:val="808080"/>
          <w:sz w:val="19"/>
          <w:szCs w:val="19"/>
        </w:rPr>
        <w:t xml:space="preserve"> </w:t>
      </w:r>
      <w:r>
        <w:rPr>
          <w:rFonts w:ascii="Consolas" w:hAnsi="Consolas" w:cs="Consolas"/>
          <w:color w:val="808080"/>
          <w:sz w:val="19"/>
          <w:szCs w:val="19"/>
        </w:rPr>
        <w:t>"&gt;&lt;/param&gt;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sidRPr="002A2E9A">
        <w:rPr>
          <w:rFonts w:ascii="Consolas" w:hAnsi="Consolas" w:cs="Consolas"/>
          <w:color w:val="000000"/>
          <w:sz w:val="19"/>
          <w:szCs w:val="19"/>
        </w:rPr>
        <w:t xml:space="preserve"> </w:t>
      </w:r>
      <w:proofErr w:type="spellStart"/>
      <w:r>
        <w:rPr>
          <w:rFonts w:ascii="Consolas" w:hAnsi="Consolas" w:cs="Consolas"/>
          <w:color w:val="000000"/>
          <w:sz w:val="19"/>
          <w:szCs w:val="19"/>
        </w:rPr>
        <w:t>input</w:t>
      </w:r>
      <w:r>
        <w:rPr>
          <w:rFonts w:ascii="Consolas" w:hAnsi="Consolas" w:cs="Consolas"/>
          <w:color w:val="000000"/>
          <w:sz w:val="19"/>
          <w:szCs w:val="19"/>
        </w:rPr>
        <w:t>board</w:t>
      </w:r>
      <w:proofErr w:type="spellEnd"/>
      <w:r>
        <w:rPr>
          <w:rFonts w:ascii="Consolas" w:hAnsi="Consolas" w:cs="Consolas"/>
          <w:color w:val="808080"/>
          <w:sz w:val="19"/>
          <w:szCs w:val="19"/>
        </w:rPr>
        <w:t xml:space="preserve"> </w:t>
      </w:r>
      <w:r>
        <w:rPr>
          <w:rFonts w:ascii="Consolas" w:hAnsi="Consolas" w:cs="Consolas"/>
          <w:color w:val="808080"/>
          <w:sz w:val="19"/>
          <w:szCs w:val="19"/>
        </w:rPr>
        <w:t>"&gt;&lt;/param&gt;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w:t>
      </w:r>
      <w:r>
        <w:rPr>
          <w:rFonts w:ascii="Consolas" w:hAnsi="Consolas" w:cs="Consolas"/>
          <w:color w:val="008000"/>
          <w:sz w:val="19"/>
          <w:szCs w:val="19"/>
        </w:rPr>
        <w:t>Bros type</w:t>
      </w:r>
      <w:r>
        <w:rPr>
          <w:rFonts w:ascii="Consolas" w:hAnsi="Consolas" w:cs="Consolas"/>
          <w:color w:val="008000"/>
          <w:sz w:val="19"/>
          <w:szCs w:val="19"/>
        </w:rPr>
        <w:t xml:space="preserve"> </w:t>
      </w:r>
      <w:r>
        <w:rPr>
          <w:rFonts w:ascii="Consolas" w:hAnsi="Consolas" w:cs="Consolas"/>
          <w:color w:val="808080"/>
          <w:sz w:val="19"/>
          <w:szCs w:val="19"/>
        </w:rPr>
        <w:t>&lt;/returns&gt;</w:t>
      </w:r>
    </w:p>
    <w:p w:rsidR="002A2E9A" w:rsidRDefault="002A2E9A" w:rsidP="002A2E9A">
      <w:pPr>
        <w:bidi w:val="0"/>
        <w:ind w:left="720"/>
        <w:rPr>
          <w:rFonts w:ascii="Consolas" w:hAnsi="Consolas" w:cs="Consolas"/>
          <w:color w:val="000000"/>
          <w:sz w:val="19"/>
          <w:szCs w:val="19"/>
        </w:rPr>
      </w:pPr>
      <w:r>
        <w:rPr>
          <w:rFonts w:ascii="Consolas" w:hAnsi="Consolas" w:cs="Consolas"/>
          <w:color w:val="000000"/>
          <w:sz w:val="19"/>
          <w:szCs w:val="19"/>
        </w:rPr>
        <w:t xml:space="preserve">        </w:t>
      </w:r>
    </w:p>
    <w:p w:rsidR="002A2E9A" w:rsidRPr="002A2E9A" w:rsidRDefault="002A2E9A" w:rsidP="002A2E9A">
      <w:pPr>
        <w:bidi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Bros </w:t>
      </w:r>
      <w:proofErr w:type="spellStart"/>
      <w:proofErr w:type="gramStart"/>
      <w:r>
        <w:rPr>
          <w:rFonts w:ascii="Consolas" w:hAnsi="Consolas" w:cs="Consolas"/>
          <w:color w:val="000000"/>
          <w:sz w:val="19"/>
          <w:szCs w:val="19"/>
        </w:rPr>
        <w:t>createColorGroup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Tile tile, List&lt;Tile&gt; </w:t>
      </w:r>
      <w:proofErr w:type="spellStart"/>
      <w:r>
        <w:rPr>
          <w:rFonts w:ascii="Consolas" w:hAnsi="Consolas" w:cs="Consolas"/>
          <w:color w:val="000000"/>
          <w:sz w:val="19"/>
          <w:szCs w:val="19"/>
        </w:rPr>
        <w:t>inputhand</w:t>
      </w:r>
      <w:proofErr w:type="spellEnd"/>
      <w:r>
        <w:rPr>
          <w:rFonts w:ascii="Consolas" w:hAnsi="Consolas" w:cs="Consolas"/>
          <w:color w:val="000000"/>
          <w:sz w:val="19"/>
          <w:szCs w:val="19"/>
        </w:rPr>
        <w:t xml:space="preserve">, List&lt;List&lt;Tile&gt;&gt; </w:t>
      </w:r>
      <w:proofErr w:type="spellStart"/>
      <w:r>
        <w:rPr>
          <w:rFonts w:ascii="Consolas" w:hAnsi="Consolas" w:cs="Consolas"/>
          <w:color w:val="000000"/>
          <w:sz w:val="19"/>
          <w:szCs w:val="19"/>
        </w:rPr>
        <w:t>inputboard</w:t>
      </w:r>
      <w:proofErr w:type="spellEnd"/>
      <w:r>
        <w:rPr>
          <w:rFonts w:ascii="Consolas" w:hAnsi="Consolas" w:cs="Consolas"/>
          <w:color w:val="000000"/>
          <w:sz w:val="19"/>
          <w:szCs w:val="19"/>
        </w:rPr>
        <w:t>)</w:t>
      </w:r>
    </w:p>
    <w:p w:rsidR="002A2E9A" w:rsidRDefault="002A2E9A" w:rsidP="002A2E9A">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Creates a straight group given a tile and the tiles on the board</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tile</w:t>
      </w:r>
      <w:r>
        <w:rPr>
          <w:rFonts w:ascii="Consolas" w:hAnsi="Consolas" w:cs="Consolas"/>
          <w:color w:val="808080"/>
          <w:sz w:val="19"/>
          <w:szCs w:val="19"/>
        </w:rPr>
        <w:t>"&gt;&lt;/param&gt;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sidRPr="002A2E9A">
        <w:rPr>
          <w:rFonts w:ascii="Consolas" w:hAnsi="Consolas" w:cs="Consolas"/>
          <w:color w:val="000000"/>
          <w:sz w:val="19"/>
          <w:szCs w:val="19"/>
        </w:rPr>
        <w:t xml:space="preserve"> </w:t>
      </w:r>
      <w:proofErr w:type="spellStart"/>
      <w:r>
        <w:rPr>
          <w:rFonts w:ascii="Consolas" w:hAnsi="Consolas" w:cs="Consolas"/>
          <w:color w:val="000000"/>
          <w:sz w:val="19"/>
          <w:szCs w:val="19"/>
        </w:rPr>
        <w:t>inputhand</w:t>
      </w:r>
      <w:proofErr w:type="spellEnd"/>
      <w:r>
        <w:rPr>
          <w:rFonts w:ascii="Consolas" w:hAnsi="Consolas" w:cs="Consolas"/>
          <w:color w:val="808080"/>
          <w:sz w:val="19"/>
          <w:szCs w:val="19"/>
        </w:rPr>
        <w:t xml:space="preserve"> "&gt;&lt;/param&gt;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sidRPr="002A2E9A">
        <w:rPr>
          <w:rFonts w:ascii="Consolas" w:hAnsi="Consolas" w:cs="Consolas"/>
          <w:color w:val="000000"/>
          <w:sz w:val="19"/>
          <w:szCs w:val="19"/>
        </w:rPr>
        <w:t xml:space="preserve"> </w:t>
      </w:r>
      <w:proofErr w:type="spellStart"/>
      <w:r>
        <w:rPr>
          <w:rFonts w:ascii="Consolas" w:hAnsi="Consolas" w:cs="Consolas"/>
          <w:color w:val="000000"/>
          <w:sz w:val="19"/>
          <w:szCs w:val="19"/>
        </w:rPr>
        <w:t>inputboard</w:t>
      </w:r>
      <w:proofErr w:type="spellEnd"/>
      <w:r>
        <w:rPr>
          <w:rFonts w:ascii="Consolas" w:hAnsi="Consolas" w:cs="Consolas"/>
          <w:color w:val="808080"/>
          <w:sz w:val="19"/>
          <w:szCs w:val="19"/>
        </w:rPr>
        <w:t xml:space="preserve"> "&gt;&lt;/param&gt;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Bros type </w:t>
      </w:r>
      <w:r>
        <w:rPr>
          <w:rFonts w:ascii="Consolas" w:hAnsi="Consolas" w:cs="Consolas"/>
          <w:color w:val="808080"/>
          <w:sz w:val="19"/>
          <w:szCs w:val="19"/>
        </w:rPr>
        <w:t>&lt;/returns&gt;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2E9A" w:rsidRDefault="002A2E9A" w:rsidP="002A2E9A">
      <w:pPr>
        <w:bidi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Bros </w:t>
      </w:r>
      <w:proofErr w:type="spellStart"/>
      <w:proofErr w:type="gramStart"/>
      <w:r>
        <w:rPr>
          <w:rFonts w:ascii="Consolas" w:hAnsi="Consolas" w:cs="Consolas"/>
          <w:color w:val="000000"/>
          <w:sz w:val="19"/>
          <w:szCs w:val="19"/>
        </w:rPr>
        <w:t>createStraightGroup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Tile tile, List&lt;Tile&gt; </w:t>
      </w:r>
      <w:proofErr w:type="spellStart"/>
      <w:r>
        <w:rPr>
          <w:rFonts w:ascii="Consolas" w:hAnsi="Consolas" w:cs="Consolas"/>
          <w:color w:val="000000"/>
          <w:sz w:val="19"/>
          <w:szCs w:val="19"/>
        </w:rPr>
        <w:t>inputhand</w:t>
      </w:r>
      <w:proofErr w:type="spellEnd"/>
      <w:r>
        <w:rPr>
          <w:rFonts w:ascii="Consolas" w:hAnsi="Consolas" w:cs="Consolas"/>
          <w:color w:val="000000"/>
          <w:sz w:val="19"/>
          <w:szCs w:val="19"/>
        </w:rPr>
        <w:t xml:space="preserve">, List&lt;List&lt;Tile&gt;&gt; </w:t>
      </w:r>
      <w:proofErr w:type="spellStart"/>
      <w:r>
        <w:rPr>
          <w:rFonts w:ascii="Consolas" w:hAnsi="Consolas" w:cs="Consolas"/>
          <w:color w:val="000000"/>
          <w:sz w:val="19"/>
          <w:szCs w:val="19"/>
        </w:rPr>
        <w:t>inputboard</w:t>
      </w:r>
      <w:proofErr w:type="spellEnd"/>
      <w:r>
        <w:rPr>
          <w:rFonts w:ascii="Consolas" w:hAnsi="Consolas" w:cs="Consolas"/>
          <w:color w:val="000000"/>
          <w:sz w:val="19"/>
          <w:szCs w:val="19"/>
        </w:rPr>
        <w:t>)</w:t>
      </w:r>
    </w:p>
    <w:p w:rsidR="002A2E9A" w:rsidRDefault="002A2E9A" w:rsidP="002A2E9A">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2E9A" w:rsidRDefault="002A2E9A" w:rsidP="002A2E9A">
      <w:pPr>
        <w:autoSpaceDE w:val="0"/>
        <w:autoSpaceDN w:val="0"/>
        <w:bidi w:val="0"/>
        <w:adjustRightInd w:val="0"/>
        <w:spacing w:after="0" w:line="240" w:lineRule="auto"/>
        <w:ind w:left="84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checks to see if it can add a tile to the beginning or end of any group on </w:t>
      </w:r>
      <w:r>
        <w:rPr>
          <w:rFonts w:ascii="Consolas" w:hAnsi="Consolas" w:cs="Consolas"/>
          <w:color w:val="008000"/>
          <w:sz w:val="19"/>
          <w:szCs w:val="19"/>
        </w:rPr>
        <w:t xml:space="preserve">/// </w:t>
      </w:r>
      <w:r>
        <w:rPr>
          <w:rFonts w:ascii="Consolas" w:hAnsi="Consolas" w:cs="Consolas"/>
          <w:color w:val="008000"/>
          <w:sz w:val="19"/>
          <w:szCs w:val="19"/>
        </w:rPr>
        <w:t>the board</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board</w:t>
      </w:r>
      <w:r>
        <w:rPr>
          <w:rFonts w:ascii="Consolas" w:hAnsi="Consolas" w:cs="Consolas"/>
          <w:color w:val="808080"/>
          <w:sz w:val="19"/>
          <w:szCs w:val="19"/>
        </w:rPr>
        <w:t>"&gt;&lt;/param&gt;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hand</w:t>
      </w:r>
      <w:r>
        <w:rPr>
          <w:rFonts w:ascii="Consolas" w:hAnsi="Consolas" w:cs="Consolas"/>
          <w:color w:val="808080"/>
          <w:sz w:val="19"/>
          <w:szCs w:val="19"/>
        </w:rPr>
        <w:t>"&gt;&lt;/param&gt;</w:t>
      </w:r>
    </w:p>
    <w:p w:rsidR="002A2E9A" w:rsidRDefault="002A2E9A" w:rsidP="002A2E9A">
      <w:pPr>
        <w:bidi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Easy(List&lt;List&lt;Tile&gt;&gt; board, List&lt;Tile&gt; hand)</w:t>
      </w:r>
    </w:p>
    <w:p w:rsidR="002A2E9A" w:rsidRDefault="002A2E9A" w:rsidP="002A2E9A">
      <w:pPr>
        <w:bidi w:val="0"/>
        <w:ind w:left="720"/>
        <w:rPr>
          <w:sz w:val="32"/>
          <w:szCs w:val="32"/>
        </w:rPr>
      </w:pPr>
    </w:p>
    <w:p w:rsidR="002A2E9A" w:rsidRDefault="002A2E9A" w:rsidP="002A2E9A">
      <w:pPr>
        <w:bidi w:val="0"/>
        <w:ind w:left="720"/>
        <w:rPr>
          <w:sz w:val="32"/>
          <w:szCs w:val="32"/>
          <w:u w:val="single"/>
        </w:rPr>
      </w:pPr>
    </w:p>
    <w:p w:rsidR="002A2E9A" w:rsidRDefault="002A2E9A" w:rsidP="002A2E9A">
      <w:pPr>
        <w:bidi w:val="0"/>
        <w:ind w:left="720"/>
        <w:rPr>
          <w:sz w:val="32"/>
          <w:szCs w:val="32"/>
          <w:u w:val="single"/>
        </w:rPr>
      </w:pPr>
    </w:p>
    <w:p w:rsidR="002A2E9A" w:rsidRDefault="002A2E9A" w:rsidP="002A2E9A">
      <w:pPr>
        <w:bidi w:val="0"/>
        <w:ind w:left="720"/>
        <w:rPr>
          <w:sz w:val="32"/>
          <w:szCs w:val="32"/>
          <w:u w:val="single"/>
        </w:rPr>
      </w:pPr>
    </w:p>
    <w:p w:rsidR="002A2E9A" w:rsidRDefault="002A2E9A" w:rsidP="002A2E9A">
      <w:pPr>
        <w:bidi w:val="0"/>
        <w:ind w:left="720"/>
        <w:rPr>
          <w:sz w:val="32"/>
          <w:szCs w:val="32"/>
          <w:u w:val="single"/>
        </w:rPr>
      </w:pPr>
      <w:r>
        <w:rPr>
          <w:sz w:val="32"/>
          <w:szCs w:val="32"/>
          <w:u w:val="single"/>
        </w:rPr>
        <w:t>Bros</w:t>
      </w:r>
    </w:p>
    <w:p w:rsidR="002A2E9A" w:rsidRDefault="002A2E9A" w:rsidP="002A2E9A">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2E9A" w:rsidRDefault="002A2E9A" w:rsidP="002A2E9A">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data type for algorithm purposes consisting of board, hand, and group-either color or straight</w:t>
      </w:r>
    </w:p>
    <w:p w:rsidR="002A2E9A" w:rsidRDefault="002A2E9A" w:rsidP="002A2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A2E9A" w:rsidRDefault="002A2E9A" w:rsidP="002A2E9A">
      <w:pPr>
        <w:bidi w:val="0"/>
        <w:ind w:left="720"/>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Bros</w:t>
      </w:r>
    </w:p>
    <w:p w:rsidR="002A2E9A" w:rsidRDefault="002A2E9A" w:rsidP="002A2E9A">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List&lt;List&lt;Tile&gt;&gt; board = </w:t>
      </w:r>
      <w:r>
        <w:rPr>
          <w:rFonts w:ascii="Consolas" w:hAnsi="Consolas" w:cs="Consolas"/>
          <w:color w:val="0000FF"/>
          <w:sz w:val="19"/>
          <w:szCs w:val="19"/>
        </w:rPr>
        <w:t>new</w:t>
      </w:r>
      <w:r>
        <w:rPr>
          <w:rFonts w:ascii="Consolas" w:hAnsi="Consolas" w:cs="Consolas"/>
          <w:color w:val="000000"/>
          <w:sz w:val="19"/>
          <w:szCs w:val="19"/>
        </w:rPr>
        <w:t xml:space="preserve"> List&lt;List&lt;Tile&gt;</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//tiles on board</w:t>
      </w:r>
    </w:p>
    <w:p w:rsidR="002A2E9A" w:rsidRDefault="002A2E9A" w:rsidP="00AC7E96">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List&lt;Tile&gt; hand = </w:t>
      </w:r>
      <w:r>
        <w:rPr>
          <w:rFonts w:ascii="Consolas" w:hAnsi="Consolas" w:cs="Consolas"/>
          <w:color w:val="0000FF"/>
          <w:sz w:val="19"/>
          <w:szCs w:val="19"/>
        </w:rPr>
        <w:t>new</w:t>
      </w:r>
      <w:r>
        <w:rPr>
          <w:rFonts w:ascii="Consolas" w:hAnsi="Consolas" w:cs="Consolas"/>
          <w:color w:val="000000"/>
          <w:sz w:val="19"/>
          <w:szCs w:val="19"/>
        </w:rPr>
        <w:t xml:space="preserve"> List&lt;Tile</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//tiles in hand-either player or computer</w:t>
      </w:r>
    </w:p>
    <w:p w:rsidR="002A2E9A" w:rsidRDefault="002A2E9A" w:rsidP="002A2E9A">
      <w:pPr>
        <w:bidi w:val="0"/>
        <w:ind w:left="720"/>
        <w:rPr>
          <w:rFonts w:ascii="Consolas" w:hAnsi="Consolas" w:cs="Consolas"/>
          <w:color w:val="008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List&lt;Tile&gt; group = </w:t>
      </w:r>
      <w:r>
        <w:rPr>
          <w:rFonts w:ascii="Consolas" w:hAnsi="Consolas" w:cs="Consolas"/>
          <w:color w:val="0000FF"/>
          <w:sz w:val="19"/>
          <w:szCs w:val="19"/>
        </w:rPr>
        <w:t>new</w:t>
      </w:r>
      <w:r>
        <w:rPr>
          <w:rFonts w:ascii="Consolas" w:hAnsi="Consolas" w:cs="Consolas"/>
          <w:color w:val="000000"/>
          <w:sz w:val="19"/>
          <w:szCs w:val="19"/>
        </w:rPr>
        <w:t xml:space="preserve"> List&lt;Tile</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//group either straight or color</w:t>
      </w:r>
    </w:p>
    <w:p w:rsidR="00AC7E96" w:rsidRDefault="00AC7E96" w:rsidP="00AC7E96">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constructor</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board</w:t>
      </w:r>
      <w:r>
        <w:rPr>
          <w:rFonts w:ascii="Consolas" w:hAnsi="Consolas" w:cs="Consolas"/>
          <w:color w:val="808080"/>
          <w:sz w:val="19"/>
          <w:szCs w:val="19"/>
        </w:rPr>
        <w:t>"&gt;&lt;/param&gt;</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hand</w:t>
      </w:r>
      <w:r>
        <w:rPr>
          <w:rFonts w:ascii="Consolas" w:hAnsi="Consolas" w:cs="Consolas"/>
          <w:color w:val="808080"/>
          <w:sz w:val="19"/>
          <w:szCs w:val="19"/>
        </w:rPr>
        <w:t>"&gt;&lt;/param&gt;</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group</w:t>
      </w:r>
      <w:r>
        <w:rPr>
          <w:rFonts w:ascii="Consolas" w:hAnsi="Consolas" w:cs="Consolas"/>
          <w:color w:val="808080"/>
          <w:sz w:val="19"/>
          <w:szCs w:val="19"/>
        </w:rPr>
        <w:t>"&gt;&lt;/param&gt;</w:t>
      </w:r>
    </w:p>
    <w:p w:rsidR="00AC7E96" w:rsidRDefault="00AC7E96" w:rsidP="00AC7E96">
      <w:pPr>
        <w:bidi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Bros (List&lt;List&lt;Tile&gt;&gt; board, List&lt;Tile&gt; hand, List&lt;Tile&gt; group)</w:t>
      </w:r>
    </w:p>
    <w:p w:rsidR="00AC7E96" w:rsidRDefault="00AC7E96" w:rsidP="00AC7E96">
      <w:pPr>
        <w:bidi w:val="0"/>
        <w:ind w:left="720"/>
        <w:rPr>
          <w:sz w:val="32"/>
          <w:szCs w:val="32"/>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r>
        <w:rPr>
          <w:sz w:val="32"/>
          <w:szCs w:val="32"/>
          <w:u w:val="single"/>
        </w:rPr>
        <w:t>Game</w:t>
      </w:r>
    </w:p>
    <w:p w:rsidR="00AC7E96" w:rsidRDefault="00AC7E96" w:rsidP="00AC7E96">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C7E96" w:rsidRDefault="00AC7E96" w:rsidP="00AC7E96">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class game consists of all the tile cards in the bowl, in the player's hand and in computer's hand</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C7E96" w:rsidRDefault="00AC7E96" w:rsidP="00AC7E96">
      <w:pPr>
        <w:bidi w:val="0"/>
        <w:ind w:left="720"/>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w:t>
      </w:r>
    </w:p>
    <w:p w:rsidR="00AC7E96" w:rsidRDefault="00AC7E96" w:rsidP="00AC7E96">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List&lt;Tile&gt; bowl = </w:t>
      </w:r>
      <w:r>
        <w:rPr>
          <w:rFonts w:ascii="Consolas" w:hAnsi="Consolas" w:cs="Consolas"/>
          <w:color w:val="0000FF"/>
          <w:sz w:val="19"/>
          <w:szCs w:val="19"/>
        </w:rPr>
        <w:t>new</w:t>
      </w:r>
      <w:r>
        <w:rPr>
          <w:rFonts w:ascii="Consolas" w:hAnsi="Consolas" w:cs="Consolas"/>
          <w:color w:val="000000"/>
          <w:sz w:val="19"/>
          <w:szCs w:val="19"/>
        </w:rPr>
        <w:t xml:space="preserve"> List&lt;Tile</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104); </w:t>
      </w:r>
      <w:r>
        <w:rPr>
          <w:rFonts w:ascii="Consolas" w:hAnsi="Consolas" w:cs="Consolas"/>
          <w:color w:val="008000"/>
          <w:sz w:val="19"/>
          <w:szCs w:val="19"/>
        </w:rPr>
        <w:t>//bowl consisting of 2 deck of cards, 53 cards in each deck with joker</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List&lt;Tile&gt; hand = </w:t>
      </w:r>
      <w:r>
        <w:rPr>
          <w:rFonts w:ascii="Consolas" w:hAnsi="Consolas" w:cs="Consolas"/>
          <w:color w:val="0000FF"/>
          <w:sz w:val="19"/>
          <w:szCs w:val="19"/>
        </w:rPr>
        <w:t>new</w:t>
      </w:r>
      <w:r>
        <w:rPr>
          <w:rFonts w:ascii="Consolas" w:hAnsi="Consolas" w:cs="Consolas"/>
          <w:color w:val="000000"/>
          <w:sz w:val="19"/>
          <w:szCs w:val="19"/>
        </w:rPr>
        <w:t xml:space="preserve"> List&lt;Tile</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14); </w:t>
      </w:r>
      <w:r>
        <w:rPr>
          <w:rFonts w:ascii="Consolas" w:hAnsi="Consolas" w:cs="Consolas"/>
          <w:color w:val="008000"/>
          <w:sz w:val="19"/>
          <w:szCs w:val="19"/>
        </w:rPr>
        <w:t xml:space="preserve">//cards in hand </w:t>
      </w:r>
    </w:p>
    <w:p w:rsidR="00AC7E96" w:rsidRDefault="00AC7E96" w:rsidP="00AC7E96">
      <w:pPr>
        <w:bidi w:val="0"/>
        <w:ind w:left="720"/>
        <w:rPr>
          <w:rFonts w:ascii="Consolas" w:hAnsi="Consolas" w:cs="Consolas"/>
          <w:color w:val="008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List&lt;Tile&gt; computer = </w:t>
      </w:r>
      <w:r>
        <w:rPr>
          <w:rFonts w:ascii="Consolas" w:hAnsi="Consolas" w:cs="Consolas"/>
          <w:color w:val="0000FF"/>
          <w:sz w:val="19"/>
          <w:szCs w:val="19"/>
        </w:rPr>
        <w:t>new</w:t>
      </w:r>
      <w:r>
        <w:rPr>
          <w:rFonts w:ascii="Consolas" w:hAnsi="Consolas" w:cs="Consolas"/>
          <w:color w:val="000000"/>
          <w:sz w:val="19"/>
          <w:szCs w:val="19"/>
        </w:rPr>
        <w:t xml:space="preserve"> List&lt;Tile</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14); </w:t>
      </w:r>
      <w:r>
        <w:rPr>
          <w:rFonts w:ascii="Consolas" w:hAnsi="Consolas" w:cs="Consolas"/>
          <w:color w:val="008000"/>
          <w:sz w:val="19"/>
          <w:szCs w:val="19"/>
        </w:rPr>
        <w:t>//cards in bowl</w:t>
      </w:r>
    </w:p>
    <w:p w:rsidR="00AC7E96" w:rsidRDefault="00AC7E96" w:rsidP="00AC7E96">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C7E96" w:rsidRDefault="00AC7E96" w:rsidP="00AC7E96">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constructs the bowl with all cards, then gives 14 cards at random to player and computer each</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p>
    <w:p w:rsidR="00AC7E96" w:rsidRDefault="00AC7E96" w:rsidP="00AC7E96">
      <w:pPr>
        <w:bidi w:val="0"/>
        <w:ind w:left="720"/>
        <w:rPr>
          <w:sz w:val="32"/>
          <w:szCs w:val="32"/>
        </w:rPr>
      </w:pPr>
      <w:r>
        <w:rPr>
          <w:rFonts w:ascii="Consolas" w:hAnsi="Consolas" w:cs="Consolas"/>
          <w:color w:val="0000FF"/>
          <w:sz w:val="19"/>
          <w:szCs w:val="19"/>
        </w:rPr>
        <w:t>public</w:t>
      </w:r>
      <w:r>
        <w:rPr>
          <w:rFonts w:ascii="Consolas" w:hAnsi="Consolas" w:cs="Consolas"/>
          <w:color w:val="000000"/>
          <w:sz w:val="19"/>
          <w:szCs w:val="19"/>
        </w:rPr>
        <w:t xml:space="preserve"> Game ()</w:t>
      </w:r>
    </w:p>
    <w:p w:rsidR="00AC7E96" w:rsidRDefault="00AC7E96" w:rsidP="00AC7E96">
      <w:pPr>
        <w:bidi w:val="0"/>
        <w:ind w:left="720"/>
        <w:rPr>
          <w:sz w:val="32"/>
          <w:szCs w:val="32"/>
          <w:u w:val="single"/>
        </w:rPr>
      </w:pPr>
    </w:p>
    <w:p w:rsidR="00AC7E96" w:rsidRDefault="00AC7E96" w:rsidP="00AC7E96">
      <w:pPr>
        <w:bidi w:val="0"/>
        <w:ind w:left="720"/>
        <w:rPr>
          <w:sz w:val="32"/>
          <w:szCs w:val="32"/>
          <w:u w:val="single"/>
        </w:rPr>
      </w:pPr>
      <w:r>
        <w:rPr>
          <w:sz w:val="32"/>
          <w:szCs w:val="32"/>
          <w:u w:val="single"/>
        </w:rPr>
        <w:t>Type</w:t>
      </w:r>
    </w:p>
    <w:p w:rsidR="00AC7E96" w:rsidRDefault="00AC7E96" w:rsidP="00AC7E96">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//types of cards</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2B91AF"/>
          <w:sz w:val="19"/>
          <w:szCs w:val="19"/>
        </w:rPr>
        <w:t>Type</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CLUBS,DIAMONDS</w:t>
      </w:r>
      <w:proofErr w:type="gramEnd"/>
      <w:r>
        <w:rPr>
          <w:rFonts w:ascii="Consolas" w:hAnsi="Consolas" w:cs="Consolas"/>
          <w:color w:val="000000"/>
          <w:sz w:val="19"/>
          <w:szCs w:val="19"/>
        </w:rPr>
        <w:t>,SPADES,HEARTS</w:t>
      </w:r>
    </w:p>
    <w:p w:rsidR="00AC7E96" w:rsidRDefault="00AC7E96" w:rsidP="00AC7E96">
      <w:pPr>
        <w:bidi w:val="0"/>
        <w:ind w:firstLine="720"/>
        <w:rPr>
          <w:rFonts w:ascii="Consolas" w:hAnsi="Consolas" w:cs="Consolas"/>
          <w:color w:val="000000"/>
          <w:sz w:val="19"/>
          <w:szCs w:val="19"/>
        </w:rPr>
      </w:pPr>
      <w:r>
        <w:rPr>
          <w:rFonts w:ascii="Consolas" w:hAnsi="Consolas" w:cs="Consolas"/>
          <w:color w:val="000000"/>
          <w:sz w:val="19"/>
          <w:szCs w:val="19"/>
        </w:rPr>
        <w:t>}</w:t>
      </w:r>
    </w:p>
    <w:p w:rsidR="00AC7E96" w:rsidRDefault="00AC7E96" w:rsidP="00AC7E96">
      <w:pPr>
        <w:bidi w:val="0"/>
        <w:ind w:firstLine="720"/>
        <w:rPr>
          <w:sz w:val="32"/>
          <w:szCs w:val="32"/>
          <w:u w:val="single"/>
        </w:rPr>
      </w:pPr>
    </w:p>
    <w:p w:rsidR="00AC7E96" w:rsidRDefault="00AC7E96" w:rsidP="00AC7E96">
      <w:pPr>
        <w:bidi w:val="0"/>
        <w:ind w:firstLine="720"/>
        <w:rPr>
          <w:sz w:val="32"/>
          <w:szCs w:val="32"/>
          <w:u w:val="single"/>
        </w:rPr>
      </w:pPr>
    </w:p>
    <w:p w:rsidR="00AC7E96" w:rsidRDefault="00AC7E96" w:rsidP="00AC7E96">
      <w:pPr>
        <w:bidi w:val="0"/>
        <w:ind w:firstLine="720"/>
        <w:rPr>
          <w:sz w:val="32"/>
          <w:szCs w:val="32"/>
          <w:u w:val="single"/>
        </w:rPr>
      </w:pPr>
    </w:p>
    <w:p w:rsidR="00AC7E96" w:rsidRDefault="00AC7E96" w:rsidP="00AC7E96">
      <w:pPr>
        <w:bidi w:val="0"/>
        <w:ind w:firstLine="720"/>
        <w:rPr>
          <w:sz w:val="32"/>
          <w:szCs w:val="32"/>
          <w:u w:val="single"/>
        </w:rPr>
      </w:pPr>
    </w:p>
    <w:p w:rsidR="00AC7E96" w:rsidRDefault="00AC7E96" w:rsidP="00AC7E96">
      <w:pPr>
        <w:bidi w:val="0"/>
        <w:ind w:firstLine="720"/>
        <w:rPr>
          <w:sz w:val="32"/>
          <w:szCs w:val="32"/>
          <w:u w:val="single"/>
        </w:rPr>
      </w:pPr>
    </w:p>
    <w:p w:rsidR="00BA6CBB" w:rsidRDefault="00BA6CBB" w:rsidP="00AC7E96">
      <w:pPr>
        <w:bidi w:val="0"/>
        <w:ind w:firstLine="720"/>
        <w:rPr>
          <w:sz w:val="32"/>
          <w:szCs w:val="32"/>
          <w:u w:val="single"/>
        </w:rPr>
      </w:pPr>
    </w:p>
    <w:p w:rsidR="00AC7E96" w:rsidRDefault="00AC7E96" w:rsidP="00BA6CBB">
      <w:pPr>
        <w:bidi w:val="0"/>
        <w:ind w:firstLine="720"/>
        <w:rPr>
          <w:sz w:val="32"/>
          <w:szCs w:val="32"/>
          <w:u w:val="single"/>
        </w:rPr>
      </w:pPr>
      <w:proofErr w:type="spellStart"/>
      <w:r>
        <w:rPr>
          <w:sz w:val="32"/>
          <w:szCs w:val="32"/>
          <w:u w:val="single"/>
        </w:rPr>
        <w:lastRenderedPageBreak/>
        <w:t>MathProject</w:t>
      </w:r>
      <w:proofErr w:type="spellEnd"/>
    </w:p>
    <w:p w:rsidR="00AC7E96" w:rsidRDefault="00AC7E96" w:rsidP="00AC7E96">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the class math project contains several </w:t>
      </w:r>
      <w:proofErr w:type="gramStart"/>
      <w:r>
        <w:rPr>
          <w:rFonts w:ascii="Consolas" w:hAnsi="Consolas" w:cs="Consolas"/>
          <w:color w:val="008000"/>
          <w:sz w:val="19"/>
          <w:szCs w:val="19"/>
        </w:rPr>
        <w:t>pattern</w:t>
      </w:r>
      <w:proofErr w:type="gramEnd"/>
      <w:r>
        <w:rPr>
          <w:rFonts w:ascii="Consolas" w:hAnsi="Consolas" w:cs="Consolas"/>
          <w:color w:val="008000"/>
          <w:sz w:val="19"/>
          <w:szCs w:val="19"/>
        </w:rPr>
        <w:t xml:space="preserve"> lists for the pattern tests</w:t>
      </w:r>
    </w:p>
    <w:p w:rsidR="00AC7E96" w:rsidRDefault="00AC7E96" w:rsidP="00AC7E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C7E96" w:rsidRDefault="00AC7E96" w:rsidP="00AC7E96">
      <w:pPr>
        <w:bidi w:val="0"/>
        <w:ind w:firstLine="720"/>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MathProject</w:t>
      </w:r>
      <w:proofErr w:type="spellEnd"/>
    </w:p>
    <w:p w:rsidR="00AC7E96" w:rsidRDefault="00AC7E96" w:rsidP="00AC7E96">
      <w:pPr>
        <w:bidi w:val="0"/>
        <w:ind w:firstLine="720"/>
        <w:rPr>
          <w:sz w:val="32"/>
          <w:szCs w:val="32"/>
          <w:u w:val="single"/>
        </w:rPr>
      </w:pPr>
    </w:p>
    <w:p w:rsidR="00AC7E96" w:rsidRDefault="00AC7E96" w:rsidP="00AC7E96">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string containing the first 3 elements of pattern list</w:t>
      </w:r>
      <w:r>
        <w:rPr>
          <w:rFonts w:ascii="Consolas" w:hAnsi="Consolas" w:cs="Consolas"/>
          <w:color w:val="808080"/>
          <w:sz w:val="19"/>
          <w:szCs w:val="19"/>
        </w:rPr>
        <w:t>&lt;/returns&gt;</w:t>
      </w:r>
    </w:p>
    <w:p w:rsidR="00AC7E96" w:rsidRDefault="00AC7E96" w:rsidP="00AC7E96">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w:t>
      </w:r>
      <w:proofErr w:type="spellStart"/>
      <w:r>
        <w:rPr>
          <w:rFonts w:ascii="Consolas" w:hAnsi="Consolas" w:cs="Consolas"/>
          <w:color w:val="000000"/>
          <w:sz w:val="19"/>
          <w:szCs w:val="19"/>
        </w:rPr>
        <w:t>ListToString</w:t>
      </w:r>
      <w:proofErr w:type="spellEnd"/>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lst</w:t>
      </w:r>
      <w:proofErr w:type="spellEnd"/>
      <w:r>
        <w:rPr>
          <w:rFonts w:ascii="Consolas" w:hAnsi="Consolas" w:cs="Consolas"/>
          <w:color w:val="000000"/>
          <w:sz w:val="19"/>
          <w:szCs w:val="19"/>
        </w:rPr>
        <w:t>)</w:t>
      </w:r>
    </w:p>
    <w:p w:rsidR="00AC7E96" w:rsidRDefault="00AC7E96" w:rsidP="00AC7E96">
      <w:pPr>
        <w:bidi w:val="0"/>
        <w:rPr>
          <w:rFonts w:ascii="Consolas" w:hAnsi="Consolas" w:cs="Consolas"/>
          <w:color w:val="000000"/>
          <w:sz w:val="19"/>
          <w:szCs w:val="19"/>
        </w:rPr>
      </w:pPr>
    </w:p>
    <w:p w:rsidR="00AC7E96" w:rsidRDefault="00AC7E96" w:rsidP="00AC7E96">
      <w:pPr>
        <w:bidi w:val="0"/>
        <w:rPr>
          <w:rFonts w:ascii="Consolas" w:hAnsi="Consolas" w:cs="Consolas"/>
          <w:color w:val="000000"/>
          <w:sz w:val="19"/>
          <w:szCs w:val="19"/>
        </w:rPr>
      </w:pPr>
    </w:p>
    <w:p w:rsidR="00BA6CBB" w:rsidRDefault="00C9009F" w:rsidP="00AC7E96">
      <w:pPr>
        <w:bidi w:val="0"/>
        <w:rPr>
          <w:rFonts w:ascii="Consolas" w:hAnsi="Consolas" w:cs="Times New Roman"/>
          <w:color w:val="000000"/>
          <w:sz w:val="19"/>
          <w:szCs w:val="19"/>
        </w:rPr>
      </w:pPr>
      <w:ins w:id="8" w:author="יהונתן ברנסון" w:date="2018-05-29T01:52:00Z">
        <w:r>
          <w:rPr>
            <w:rFonts w:ascii="Consolas" w:hAnsi="Consolas" w:cs="Times New Roman"/>
            <w:color w:val="000000"/>
            <w:sz w:val="19"/>
            <w:szCs w:val="19"/>
            <w:rtl/>
          </w:rPr>
          <w:tab/>
        </w:r>
      </w:ins>
    </w:p>
    <w:p w:rsidR="00BA6CBB" w:rsidRDefault="00BA6CBB" w:rsidP="00BA6CBB">
      <w:pPr>
        <w:bidi w:val="0"/>
        <w:rPr>
          <w:rFonts w:ascii="Consolas" w:hAnsi="Consolas" w:cs="Consolas"/>
          <w:color w:val="000000"/>
          <w:sz w:val="28"/>
          <w:szCs w:val="28"/>
          <w:u w:val="single"/>
        </w:rPr>
      </w:pPr>
    </w:p>
    <w:p w:rsidR="00BA6CBB" w:rsidRDefault="00BA6CBB" w:rsidP="00BA6CBB">
      <w:pPr>
        <w:bidi w:val="0"/>
        <w:rPr>
          <w:rFonts w:ascii="Consolas" w:hAnsi="Consolas" w:cs="Consolas"/>
          <w:color w:val="000000"/>
          <w:sz w:val="28"/>
          <w:szCs w:val="28"/>
          <w:u w:val="single"/>
        </w:rPr>
      </w:pPr>
    </w:p>
    <w:p w:rsidR="00BA6CBB" w:rsidRDefault="00BA6CBB" w:rsidP="00BA6CBB">
      <w:pPr>
        <w:bidi w:val="0"/>
        <w:rPr>
          <w:rFonts w:ascii="Consolas" w:hAnsi="Consolas" w:cs="Consolas"/>
          <w:color w:val="000000"/>
          <w:sz w:val="28"/>
          <w:szCs w:val="28"/>
          <w:u w:val="single"/>
        </w:rPr>
      </w:pPr>
    </w:p>
    <w:p w:rsidR="00AC7E96" w:rsidRDefault="00C9009F" w:rsidP="00BA6CBB">
      <w:pPr>
        <w:bidi w:val="0"/>
        <w:rPr>
          <w:ins w:id="9" w:author="יהונתן ברנסון" w:date="2018-05-29T01:53:00Z"/>
          <w:rFonts w:ascii="Consolas" w:hAnsi="Consolas" w:cs="Consolas"/>
          <w:color w:val="000000"/>
          <w:sz w:val="28"/>
          <w:szCs w:val="28"/>
          <w:u w:val="single"/>
        </w:rPr>
      </w:pPr>
      <w:ins w:id="10" w:author="יהונתן ברנסון" w:date="2018-05-29T01:52:00Z">
        <w:r w:rsidRPr="00C9009F">
          <w:rPr>
            <w:rFonts w:ascii="Consolas" w:hAnsi="Consolas" w:cs="Consolas"/>
            <w:color w:val="000000"/>
            <w:sz w:val="28"/>
            <w:szCs w:val="28"/>
            <w:u w:val="single"/>
            <w:rPrChange w:id="11" w:author="יהונתן ברנסון" w:date="2018-05-29T01:53:00Z">
              <w:rPr>
                <w:rFonts w:ascii="Consolas" w:hAnsi="Consolas" w:cs="Consolas"/>
                <w:color w:val="000000"/>
                <w:sz w:val="19"/>
                <w:szCs w:val="19"/>
              </w:rPr>
            </w:rPrChange>
          </w:rPr>
          <w:t>Game.tx</w:t>
        </w:r>
      </w:ins>
      <w:ins w:id="12" w:author="יהונתן ברנסון" w:date="2018-05-29T01:53:00Z">
        <w:r w:rsidRPr="00C9009F">
          <w:rPr>
            <w:rFonts w:ascii="Consolas" w:hAnsi="Consolas" w:cs="Consolas"/>
            <w:color w:val="000000"/>
            <w:sz w:val="28"/>
            <w:szCs w:val="28"/>
            <w:u w:val="single"/>
            <w:rPrChange w:id="13" w:author="יהונתן ברנסון" w:date="2018-05-29T01:53:00Z">
              <w:rPr>
                <w:rFonts w:ascii="Consolas" w:hAnsi="Consolas" w:cs="Consolas"/>
                <w:color w:val="000000"/>
                <w:sz w:val="19"/>
                <w:szCs w:val="19"/>
              </w:rPr>
            </w:rPrChange>
          </w:rPr>
          <w:t>t</w:t>
        </w:r>
        <w:r>
          <w:rPr>
            <w:rFonts w:ascii="Consolas" w:hAnsi="Consolas" w:cs="Consolas"/>
            <w:color w:val="000000"/>
            <w:sz w:val="28"/>
            <w:szCs w:val="28"/>
            <w:u w:val="single"/>
          </w:rPr>
          <w:t xml:space="preserve"> example:</w:t>
        </w:r>
      </w:ins>
    </w:p>
    <w:p w:rsidR="00C9009F" w:rsidRDefault="00C9009F" w:rsidP="00C9009F">
      <w:pPr>
        <w:autoSpaceDE w:val="0"/>
        <w:autoSpaceDN w:val="0"/>
        <w:bidi w:val="0"/>
        <w:adjustRightInd w:val="0"/>
        <w:spacing w:after="0" w:line="240" w:lineRule="auto"/>
        <w:rPr>
          <w:ins w:id="14" w:author="יהונתן ברנסון" w:date="2018-05-29T01:53:00Z"/>
          <w:rFonts w:ascii="Consolas" w:hAnsi="Consolas" w:cs="Consolas"/>
          <w:color w:val="000000"/>
          <w:sz w:val="19"/>
          <w:szCs w:val="19"/>
        </w:rPr>
      </w:pPr>
      <w:ins w:id="15" w:author="יהונתן ברנסון" w:date="2018-05-29T01:53:00Z">
        <w:r w:rsidRPr="00C9009F">
          <w:rPr>
            <w:rFonts w:ascii="Consolas" w:hAnsi="Consolas" w:cs="Consolas"/>
            <w:color w:val="000000"/>
            <w:sz w:val="19"/>
            <w:szCs w:val="19"/>
            <w:rPrChange w:id="16" w:author="יהונתן ברנסון" w:date="2018-05-29T01:53:00Z">
              <w:rPr>
                <w:rFonts w:ascii="Consolas" w:hAnsi="Consolas" w:cs="Consolas"/>
                <w:color w:val="000000"/>
                <w:sz w:val="19"/>
                <w:szCs w:val="19"/>
                <w:u w:val="single"/>
              </w:rPr>
            </w:rPrChange>
          </w:rPr>
          <w:tab/>
        </w:r>
      </w:ins>
    </w:p>
    <w:p w:rsidR="00C9009F" w:rsidRDefault="00C9009F" w:rsidP="00C9009F">
      <w:pPr>
        <w:autoSpaceDE w:val="0"/>
        <w:autoSpaceDN w:val="0"/>
        <w:bidi w:val="0"/>
        <w:adjustRightInd w:val="0"/>
        <w:spacing w:after="0" w:line="240" w:lineRule="auto"/>
        <w:rPr>
          <w:ins w:id="17" w:author="יהונתן ברנסון" w:date="2018-05-29T01:53:00Z"/>
          <w:rFonts w:ascii="Consolas" w:hAnsi="Consolas" w:cs="Consolas"/>
          <w:color w:val="000000"/>
          <w:sz w:val="19"/>
          <w:szCs w:val="19"/>
        </w:rPr>
      </w:pPr>
      <w:ins w:id="18" w:author="יהונתן ברנסון" w:date="2018-05-29T01:53:00Z">
        <w:r>
          <w:rPr>
            <w:rFonts w:ascii="Consolas" w:hAnsi="Consolas" w:cs="Consolas"/>
            <w:color w:val="000000"/>
            <w:sz w:val="19"/>
            <w:szCs w:val="19"/>
          </w:rPr>
          <w:t>---------------------COMPUTER TURN---------------------</w:t>
        </w:r>
      </w:ins>
    </w:p>
    <w:p w:rsidR="00C9009F" w:rsidRDefault="00C9009F" w:rsidP="00C9009F">
      <w:pPr>
        <w:autoSpaceDE w:val="0"/>
        <w:autoSpaceDN w:val="0"/>
        <w:bidi w:val="0"/>
        <w:adjustRightInd w:val="0"/>
        <w:spacing w:after="0" w:line="240" w:lineRule="auto"/>
        <w:rPr>
          <w:ins w:id="19" w:author="יהונתן ברנסון" w:date="2018-05-29T01:53:00Z"/>
          <w:rFonts w:ascii="Consolas" w:hAnsi="Consolas" w:cs="Consolas"/>
          <w:color w:val="000000"/>
          <w:sz w:val="19"/>
          <w:szCs w:val="19"/>
        </w:rPr>
      </w:pPr>
    </w:p>
    <w:p w:rsidR="00C9009F" w:rsidRDefault="00C9009F" w:rsidP="00C9009F">
      <w:pPr>
        <w:autoSpaceDE w:val="0"/>
        <w:autoSpaceDN w:val="0"/>
        <w:bidi w:val="0"/>
        <w:adjustRightInd w:val="0"/>
        <w:spacing w:after="0" w:line="240" w:lineRule="auto"/>
        <w:rPr>
          <w:ins w:id="20" w:author="יהונתן ברנסון" w:date="2018-05-29T01:53:00Z"/>
          <w:rFonts w:ascii="Consolas" w:hAnsi="Consolas" w:cs="Consolas"/>
          <w:color w:val="000000"/>
          <w:sz w:val="19"/>
          <w:szCs w:val="19"/>
        </w:rPr>
      </w:pPr>
      <w:ins w:id="21" w:author="יהונתן ברנסון" w:date="2018-05-29T01:53:00Z">
        <w:r>
          <w:rPr>
            <w:rFonts w:ascii="Consolas" w:hAnsi="Consolas" w:cs="Consolas"/>
            <w:color w:val="000000"/>
            <w:sz w:val="19"/>
            <w:szCs w:val="19"/>
          </w:rPr>
          <w:t>------------------------BEFORE------------------------</w:t>
        </w:r>
      </w:ins>
    </w:p>
    <w:p w:rsidR="00C9009F" w:rsidRDefault="00C9009F" w:rsidP="00C9009F">
      <w:pPr>
        <w:autoSpaceDE w:val="0"/>
        <w:autoSpaceDN w:val="0"/>
        <w:bidi w:val="0"/>
        <w:adjustRightInd w:val="0"/>
        <w:spacing w:after="0" w:line="240" w:lineRule="auto"/>
        <w:rPr>
          <w:ins w:id="22" w:author="יהונתן ברנסון" w:date="2018-05-29T01:53:00Z"/>
          <w:rFonts w:ascii="Consolas" w:hAnsi="Consolas" w:cs="Consolas"/>
          <w:color w:val="000000"/>
          <w:sz w:val="19"/>
          <w:szCs w:val="19"/>
        </w:rPr>
      </w:pPr>
      <w:ins w:id="23" w:author="יהונתן ברנסון" w:date="2018-05-29T01:53:00Z">
        <w:r>
          <w:rPr>
            <w:rFonts w:ascii="Consolas" w:hAnsi="Consolas" w:cs="Consolas"/>
            <w:color w:val="000000"/>
            <w:sz w:val="19"/>
            <w:szCs w:val="19"/>
          </w:rPr>
          <w:t>------------------------AFTER------------------------</w:t>
        </w:r>
      </w:ins>
    </w:p>
    <w:p w:rsidR="00C9009F" w:rsidRDefault="00C9009F" w:rsidP="00C9009F">
      <w:pPr>
        <w:autoSpaceDE w:val="0"/>
        <w:autoSpaceDN w:val="0"/>
        <w:bidi w:val="0"/>
        <w:adjustRightInd w:val="0"/>
        <w:spacing w:after="0" w:line="240" w:lineRule="auto"/>
        <w:rPr>
          <w:ins w:id="24" w:author="יהונתן ברנסון" w:date="2018-05-29T01:53:00Z"/>
          <w:rFonts w:ascii="Consolas" w:hAnsi="Consolas" w:cs="Consolas"/>
          <w:color w:val="000000"/>
          <w:sz w:val="19"/>
          <w:szCs w:val="19"/>
        </w:rPr>
      </w:pPr>
      <w:ins w:id="25" w:author="יהונתן ברנסון" w:date="2018-05-29T01:53:00Z">
        <w:r>
          <w:rPr>
            <w:rFonts w:ascii="Consolas" w:hAnsi="Consolas" w:cs="Consolas"/>
            <w:color w:val="000000"/>
            <w:sz w:val="19"/>
            <w:szCs w:val="19"/>
          </w:rPr>
          <w:t xml:space="preserve">(HEARTS </w:t>
        </w:r>
        <w:proofErr w:type="gramStart"/>
        <w:r>
          <w:rPr>
            <w:rFonts w:ascii="Consolas" w:hAnsi="Consolas" w:cs="Consolas"/>
            <w:color w:val="000000"/>
            <w:sz w:val="19"/>
            <w:szCs w:val="19"/>
          </w:rPr>
          <w:t>7)(</w:t>
        </w:r>
        <w:proofErr w:type="gramEnd"/>
        <w:r>
          <w:rPr>
            <w:rFonts w:ascii="Consolas" w:hAnsi="Consolas" w:cs="Consolas"/>
            <w:color w:val="000000"/>
            <w:sz w:val="19"/>
            <w:szCs w:val="19"/>
          </w:rPr>
          <w:t>HEARTS 8)(HEARTS 9)(HEARTS 10)</w:t>
        </w:r>
      </w:ins>
    </w:p>
    <w:p w:rsidR="00C9009F" w:rsidRDefault="00C9009F" w:rsidP="00C9009F">
      <w:pPr>
        <w:autoSpaceDE w:val="0"/>
        <w:autoSpaceDN w:val="0"/>
        <w:bidi w:val="0"/>
        <w:adjustRightInd w:val="0"/>
        <w:spacing w:after="0" w:line="240" w:lineRule="auto"/>
        <w:rPr>
          <w:ins w:id="26" w:author="יהונתן ברנסון" w:date="2018-05-29T01:53:00Z"/>
          <w:rFonts w:ascii="Consolas" w:hAnsi="Consolas" w:cs="Consolas"/>
          <w:color w:val="000000"/>
          <w:sz w:val="19"/>
          <w:szCs w:val="19"/>
        </w:rPr>
      </w:pPr>
      <w:ins w:id="27" w:author="יהונתן ברנסון" w:date="2018-05-29T01:53:00Z">
        <w:r>
          <w:rPr>
            <w:rFonts w:ascii="Consolas" w:hAnsi="Consolas" w:cs="Consolas"/>
            <w:color w:val="000000"/>
            <w:sz w:val="19"/>
            <w:szCs w:val="19"/>
          </w:rPr>
          <w:t xml:space="preserve">(SPADES </w:t>
        </w:r>
        <w:proofErr w:type="gramStart"/>
        <w:r>
          <w:rPr>
            <w:rFonts w:ascii="Consolas" w:hAnsi="Consolas" w:cs="Consolas"/>
            <w:color w:val="000000"/>
            <w:sz w:val="19"/>
            <w:szCs w:val="19"/>
          </w:rPr>
          <w:t>4)(</w:t>
        </w:r>
        <w:proofErr w:type="gramEnd"/>
        <w:r>
          <w:rPr>
            <w:rFonts w:ascii="Consolas" w:hAnsi="Consolas" w:cs="Consolas"/>
            <w:color w:val="000000"/>
            <w:sz w:val="19"/>
            <w:szCs w:val="19"/>
          </w:rPr>
          <w:t>SPADES 5)(SPADES 6)(SPADES 7)(SPADES 8)(SPADES 9)(SPADES 10)</w:t>
        </w:r>
      </w:ins>
    </w:p>
    <w:p w:rsidR="00C9009F" w:rsidRDefault="00C9009F" w:rsidP="00C9009F">
      <w:pPr>
        <w:autoSpaceDE w:val="0"/>
        <w:autoSpaceDN w:val="0"/>
        <w:bidi w:val="0"/>
        <w:adjustRightInd w:val="0"/>
        <w:spacing w:after="0" w:line="240" w:lineRule="auto"/>
        <w:rPr>
          <w:ins w:id="28" w:author="יהונתן ברנסון" w:date="2018-05-29T01:53:00Z"/>
          <w:rFonts w:ascii="Consolas" w:hAnsi="Consolas" w:cs="Consolas"/>
          <w:color w:val="000000"/>
          <w:sz w:val="19"/>
          <w:szCs w:val="19"/>
        </w:rPr>
      </w:pPr>
    </w:p>
    <w:p w:rsidR="00C9009F" w:rsidRDefault="00C9009F" w:rsidP="00C9009F">
      <w:pPr>
        <w:autoSpaceDE w:val="0"/>
        <w:autoSpaceDN w:val="0"/>
        <w:bidi w:val="0"/>
        <w:adjustRightInd w:val="0"/>
        <w:spacing w:after="0" w:line="240" w:lineRule="auto"/>
        <w:rPr>
          <w:ins w:id="29" w:author="יהונתן ברנסון" w:date="2018-05-29T01:53:00Z"/>
          <w:rFonts w:ascii="Consolas" w:hAnsi="Consolas" w:cs="Consolas"/>
          <w:color w:val="000000"/>
          <w:sz w:val="19"/>
          <w:szCs w:val="19"/>
        </w:rPr>
      </w:pPr>
      <w:ins w:id="30" w:author="יהונתן ברנסון" w:date="2018-05-29T01:53:00Z">
        <w:r>
          <w:rPr>
            <w:rFonts w:ascii="Consolas" w:hAnsi="Consolas" w:cs="Consolas"/>
            <w:color w:val="000000"/>
            <w:sz w:val="19"/>
            <w:szCs w:val="19"/>
          </w:rPr>
          <w:t>---------------------PLAYER TURN---------------------</w:t>
        </w:r>
      </w:ins>
    </w:p>
    <w:p w:rsidR="00C9009F" w:rsidRDefault="00C9009F" w:rsidP="00C9009F">
      <w:pPr>
        <w:autoSpaceDE w:val="0"/>
        <w:autoSpaceDN w:val="0"/>
        <w:bidi w:val="0"/>
        <w:adjustRightInd w:val="0"/>
        <w:spacing w:after="0" w:line="240" w:lineRule="auto"/>
        <w:rPr>
          <w:ins w:id="31" w:author="יהונתן ברנסון" w:date="2018-05-29T01:53:00Z"/>
          <w:rFonts w:ascii="Consolas" w:hAnsi="Consolas" w:cs="Consolas"/>
          <w:color w:val="000000"/>
          <w:sz w:val="19"/>
          <w:szCs w:val="19"/>
        </w:rPr>
      </w:pPr>
    </w:p>
    <w:p w:rsidR="00C9009F" w:rsidRDefault="00C9009F" w:rsidP="00C9009F">
      <w:pPr>
        <w:autoSpaceDE w:val="0"/>
        <w:autoSpaceDN w:val="0"/>
        <w:bidi w:val="0"/>
        <w:adjustRightInd w:val="0"/>
        <w:spacing w:after="0" w:line="240" w:lineRule="auto"/>
        <w:rPr>
          <w:ins w:id="32" w:author="יהונתן ברנסון" w:date="2018-05-29T01:53:00Z"/>
          <w:rFonts w:ascii="Consolas" w:hAnsi="Consolas" w:cs="Consolas"/>
          <w:color w:val="000000"/>
          <w:sz w:val="19"/>
          <w:szCs w:val="19"/>
        </w:rPr>
      </w:pPr>
      <w:ins w:id="33" w:author="יהונתן ברנסון" w:date="2018-05-29T01:53:00Z">
        <w:r>
          <w:rPr>
            <w:rFonts w:ascii="Consolas" w:hAnsi="Consolas" w:cs="Consolas"/>
            <w:color w:val="000000"/>
            <w:sz w:val="19"/>
            <w:szCs w:val="19"/>
          </w:rPr>
          <w:t>------------------------BEFORE------------------------</w:t>
        </w:r>
      </w:ins>
    </w:p>
    <w:p w:rsidR="00C9009F" w:rsidRDefault="00C9009F" w:rsidP="00C9009F">
      <w:pPr>
        <w:autoSpaceDE w:val="0"/>
        <w:autoSpaceDN w:val="0"/>
        <w:bidi w:val="0"/>
        <w:adjustRightInd w:val="0"/>
        <w:spacing w:after="0" w:line="240" w:lineRule="auto"/>
        <w:rPr>
          <w:ins w:id="34" w:author="יהונתן ברנסון" w:date="2018-05-29T01:53:00Z"/>
          <w:rFonts w:ascii="Consolas" w:hAnsi="Consolas" w:cs="Consolas"/>
          <w:color w:val="000000"/>
          <w:sz w:val="19"/>
          <w:szCs w:val="19"/>
        </w:rPr>
      </w:pPr>
      <w:ins w:id="35" w:author="יהונתן ברנסון" w:date="2018-05-29T01:53:00Z">
        <w:r>
          <w:rPr>
            <w:rFonts w:ascii="Consolas" w:hAnsi="Consolas" w:cs="Consolas"/>
            <w:color w:val="000000"/>
            <w:sz w:val="19"/>
            <w:szCs w:val="19"/>
          </w:rPr>
          <w:t xml:space="preserve">(HEARTS </w:t>
        </w:r>
        <w:proofErr w:type="gramStart"/>
        <w:r>
          <w:rPr>
            <w:rFonts w:ascii="Consolas" w:hAnsi="Consolas" w:cs="Consolas"/>
            <w:color w:val="000000"/>
            <w:sz w:val="19"/>
            <w:szCs w:val="19"/>
          </w:rPr>
          <w:t>7)(</w:t>
        </w:r>
        <w:proofErr w:type="gramEnd"/>
        <w:r>
          <w:rPr>
            <w:rFonts w:ascii="Consolas" w:hAnsi="Consolas" w:cs="Consolas"/>
            <w:color w:val="000000"/>
            <w:sz w:val="19"/>
            <w:szCs w:val="19"/>
          </w:rPr>
          <w:t>HEARTS 8)(HEARTS 9)(HEARTS 10)</w:t>
        </w:r>
      </w:ins>
    </w:p>
    <w:p w:rsidR="00C9009F" w:rsidRDefault="00C9009F" w:rsidP="00C9009F">
      <w:pPr>
        <w:autoSpaceDE w:val="0"/>
        <w:autoSpaceDN w:val="0"/>
        <w:bidi w:val="0"/>
        <w:adjustRightInd w:val="0"/>
        <w:spacing w:after="0" w:line="240" w:lineRule="auto"/>
        <w:rPr>
          <w:ins w:id="36" w:author="יהונתן ברנסון" w:date="2018-05-29T01:53:00Z"/>
          <w:rFonts w:ascii="Consolas" w:hAnsi="Consolas" w:cs="Consolas"/>
          <w:color w:val="000000"/>
          <w:sz w:val="19"/>
          <w:szCs w:val="19"/>
        </w:rPr>
      </w:pPr>
      <w:ins w:id="37" w:author="יהונתן ברנסון" w:date="2018-05-29T01:53:00Z">
        <w:r>
          <w:rPr>
            <w:rFonts w:ascii="Consolas" w:hAnsi="Consolas" w:cs="Consolas"/>
            <w:color w:val="000000"/>
            <w:sz w:val="19"/>
            <w:szCs w:val="19"/>
          </w:rPr>
          <w:t xml:space="preserve">(SPADES </w:t>
        </w:r>
        <w:proofErr w:type="gramStart"/>
        <w:r>
          <w:rPr>
            <w:rFonts w:ascii="Consolas" w:hAnsi="Consolas" w:cs="Consolas"/>
            <w:color w:val="000000"/>
            <w:sz w:val="19"/>
            <w:szCs w:val="19"/>
          </w:rPr>
          <w:t>4)(</w:t>
        </w:r>
        <w:proofErr w:type="gramEnd"/>
        <w:r>
          <w:rPr>
            <w:rFonts w:ascii="Consolas" w:hAnsi="Consolas" w:cs="Consolas"/>
            <w:color w:val="000000"/>
            <w:sz w:val="19"/>
            <w:szCs w:val="19"/>
          </w:rPr>
          <w:t>SPADES 5)(SPADES 6)(SPADES 7)</w:t>
        </w:r>
      </w:ins>
    </w:p>
    <w:p w:rsidR="00C9009F" w:rsidRDefault="00C9009F" w:rsidP="00C9009F">
      <w:pPr>
        <w:autoSpaceDE w:val="0"/>
        <w:autoSpaceDN w:val="0"/>
        <w:bidi w:val="0"/>
        <w:adjustRightInd w:val="0"/>
        <w:spacing w:after="0" w:line="240" w:lineRule="auto"/>
        <w:rPr>
          <w:ins w:id="38" w:author="יהונתן ברנסון" w:date="2018-05-29T01:53:00Z"/>
          <w:rFonts w:ascii="Consolas" w:hAnsi="Consolas" w:cs="Consolas"/>
          <w:color w:val="000000"/>
          <w:sz w:val="19"/>
          <w:szCs w:val="19"/>
        </w:rPr>
      </w:pPr>
      <w:ins w:id="39" w:author="יהונתן ברנסון" w:date="2018-05-29T01:53:00Z">
        <w:r>
          <w:rPr>
            <w:rFonts w:ascii="Consolas" w:hAnsi="Consolas" w:cs="Consolas"/>
            <w:color w:val="000000"/>
            <w:sz w:val="19"/>
            <w:szCs w:val="19"/>
          </w:rPr>
          <w:t xml:space="preserve">(SPADES </w:t>
        </w:r>
        <w:proofErr w:type="gramStart"/>
        <w:r>
          <w:rPr>
            <w:rFonts w:ascii="Consolas" w:hAnsi="Consolas" w:cs="Consolas"/>
            <w:color w:val="000000"/>
            <w:sz w:val="19"/>
            <w:szCs w:val="19"/>
          </w:rPr>
          <w:t>8)(</w:t>
        </w:r>
        <w:proofErr w:type="gramEnd"/>
        <w:r>
          <w:rPr>
            <w:rFonts w:ascii="Consolas" w:hAnsi="Consolas" w:cs="Consolas"/>
            <w:color w:val="000000"/>
            <w:sz w:val="19"/>
            <w:szCs w:val="19"/>
          </w:rPr>
          <w:t>SPADES 9)(SPADES 10)</w:t>
        </w:r>
      </w:ins>
    </w:p>
    <w:p w:rsidR="00C9009F" w:rsidRDefault="00C9009F" w:rsidP="00C9009F">
      <w:pPr>
        <w:autoSpaceDE w:val="0"/>
        <w:autoSpaceDN w:val="0"/>
        <w:bidi w:val="0"/>
        <w:adjustRightInd w:val="0"/>
        <w:spacing w:after="0" w:line="240" w:lineRule="auto"/>
        <w:rPr>
          <w:ins w:id="40" w:author="יהונתן ברנסון" w:date="2018-05-29T01:53:00Z"/>
          <w:rFonts w:ascii="Consolas" w:hAnsi="Consolas" w:cs="Consolas"/>
          <w:color w:val="000000"/>
          <w:sz w:val="19"/>
          <w:szCs w:val="19"/>
        </w:rPr>
      </w:pPr>
      <w:ins w:id="41" w:author="יהונתן ברנסון" w:date="2018-05-29T01:53:00Z">
        <w:r>
          <w:rPr>
            <w:rFonts w:ascii="Consolas" w:hAnsi="Consolas" w:cs="Consolas"/>
            <w:color w:val="000000"/>
            <w:sz w:val="19"/>
            <w:szCs w:val="19"/>
          </w:rPr>
          <w:t>------------------------AFTER------------------------</w:t>
        </w:r>
      </w:ins>
    </w:p>
    <w:p w:rsidR="00C9009F" w:rsidRDefault="00C9009F" w:rsidP="00C9009F">
      <w:pPr>
        <w:autoSpaceDE w:val="0"/>
        <w:autoSpaceDN w:val="0"/>
        <w:bidi w:val="0"/>
        <w:adjustRightInd w:val="0"/>
        <w:spacing w:after="0" w:line="240" w:lineRule="auto"/>
        <w:rPr>
          <w:ins w:id="42" w:author="יהונתן ברנסון" w:date="2018-05-29T01:53:00Z"/>
          <w:rFonts w:ascii="Consolas" w:hAnsi="Consolas" w:cs="Consolas"/>
          <w:color w:val="000000"/>
          <w:sz w:val="19"/>
          <w:szCs w:val="19"/>
        </w:rPr>
      </w:pPr>
      <w:ins w:id="43" w:author="יהונתן ברנסון" w:date="2018-05-29T01:53:00Z">
        <w:r>
          <w:rPr>
            <w:rFonts w:ascii="Consolas" w:hAnsi="Consolas" w:cs="Consolas"/>
            <w:color w:val="000000"/>
            <w:sz w:val="19"/>
            <w:szCs w:val="19"/>
          </w:rPr>
          <w:t xml:space="preserve">(HEARTS </w:t>
        </w:r>
        <w:proofErr w:type="gramStart"/>
        <w:r>
          <w:rPr>
            <w:rFonts w:ascii="Consolas" w:hAnsi="Consolas" w:cs="Consolas"/>
            <w:color w:val="000000"/>
            <w:sz w:val="19"/>
            <w:szCs w:val="19"/>
          </w:rPr>
          <w:t>7)(</w:t>
        </w:r>
        <w:proofErr w:type="gramEnd"/>
        <w:r>
          <w:rPr>
            <w:rFonts w:ascii="Consolas" w:hAnsi="Consolas" w:cs="Consolas"/>
            <w:color w:val="000000"/>
            <w:sz w:val="19"/>
            <w:szCs w:val="19"/>
          </w:rPr>
          <w:t>HEARTS 8)(HEARTS 9)(HEARTS 10)</w:t>
        </w:r>
      </w:ins>
    </w:p>
    <w:p w:rsidR="00C9009F" w:rsidRDefault="00C9009F" w:rsidP="00C9009F">
      <w:pPr>
        <w:autoSpaceDE w:val="0"/>
        <w:autoSpaceDN w:val="0"/>
        <w:bidi w:val="0"/>
        <w:adjustRightInd w:val="0"/>
        <w:spacing w:after="0" w:line="240" w:lineRule="auto"/>
        <w:rPr>
          <w:ins w:id="44" w:author="יהונתן ברנסון" w:date="2018-05-29T01:53:00Z"/>
          <w:rFonts w:ascii="Consolas" w:hAnsi="Consolas" w:cs="Consolas"/>
          <w:color w:val="000000"/>
          <w:sz w:val="19"/>
          <w:szCs w:val="19"/>
        </w:rPr>
      </w:pPr>
      <w:ins w:id="45" w:author="יהונתן ברנסון" w:date="2018-05-29T01:53:00Z">
        <w:r>
          <w:rPr>
            <w:rFonts w:ascii="Consolas" w:hAnsi="Consolas" w:cs="Consolas"/>
            <w:color w:val="000000"/>
            <w:sz w:val="19"/>
            <w:szCs w:val="19"/>
          </w:rPr>
          <w:t xml:space="preserve">(SPADES </w:t>
        </w:r>
        <w:proofErr w:type="gramStart"/>
        <w:r>
          <w:rPr>
            <w:rFonts w:ascii="Consolas" w:hAnsi="Consolas" w:cs="Consolas"/>
            <w:color w:val="000000"/>
            <w:sz w:val="19"/>
            <w:szCs w:val="19"/>
          </w:rPr>
          <w:t>5)(</w:t>
        </w:r>
        <w:proofErr w:type="gramEnd"/>
        <w:r>
          <w:rPr>
            <w:rFonts w:ascii="Consolas" w:hAnsi="Consolas" w:cs="Consolas"/>
            <w:color w:val="000000"/>
            <w:sz w:val="19"/>
            <w:szCs w:val="19"/>
          </w:rPr>
          <w:t>SPADES 6)(SPADES 8)(SPADES 9)(SPADES 10)</w:t>
        </w:r>
      </w:ins>
    </w:p>
    <w:p w:rsidR="00C9009F" w:rsidRDefault="00C9009F" w:rsidP="00C9009F">
      <w:pPr>
        <w:autoSpaceDE w:val="0"/>
        <w:autoSpaceDN w:val="0"/>
        <w:bidi w:val="0"/>
        <w:adjustRightInd w:val="0"/>
        <w:spacing w:after="0" w:line="240" w:lineRule="auto"/>
        <w:rPr>
          <w:ins w:id="46" w:author="יהונתן ברנסון" w:date="2018-05-29T01:53:00Z"/>
          <w:rFonts w:ascii="Consolas" w:hAnsi="Consolas" w:cs="Consolas"/>
          <w:color w:val="000000"/>
          <w:sz w:val="19"/>
          <w:szCs w:val="19"/>
        </w:rPr>
      </w:pPr>
      <w:ins w:id="47" w:author="יהונתן ברנסון" w:date="2018-05-29T01:53:00Z">
        <w:r>
          <w:rPr>
            <w:rFonts w:ascii="Consolas" w:hAnsi="Consolas" w:cs="Consolas"/>
            <w:color w:val="000000"/>
            <w:sz w:val="19"/>
            <w:szCs w:val="19"/>
          </w:rPr>
          <w:t xml:space="preserve">(CLUBS </w:t>
        </w:r>
        <w:proofErr w:type="gramStart"/>
        <w:r>
          <w:rPr>
            <w:rFonts w:ascii="Consolas" w:hAnsi="Consolas" w:cs="Consolas"/>
            <w:color w:val="000000"/>
            <w:sz w:val="19"/>
            <w:szCs w:val="19"/>
          </w:rPr>
          <w:t>5)(</w:t>
        </w:r>
        <w:proofErr w:type="gramEnd"/>
        <w:r>
          <w:rPr>
            <w:rFonts w:ascii="Consolas" w:hAnsi="Consolas" w:cs="Consolas"/>
            <w:color w:val="000000"/>
            <w:sz w:val="19"/>
            <w:szCs w:val="19"/>
          </w:rPr>
          <w:t>HEARTS 5)(DIAMONDS 5)</w:t>
        </w:r>
      </w:ins>
    </w:p>
    <w:p w:rsidR="00C9009F" w:rsidRDefault="00C9009F" w:rsidP="00C9009F">
      <w:pPr>
        <w:autoSpaceDE w:val="0"/>
        <w:autoSpaceDN w:val="0"/>
        <w:bidi w:val="0"/>
        <w:adjustRightInd w:val="0"/>
        <w:spacing w:after="0" w:line="240" w:lineRule="auto"/>
        <w:rPr>
          <w:ins w:id="48" w:author="יהונתן ברנסון" w:date="2018-05-29T01:53:00Z"/>
          <w:rFonts w:ascii="Consolas" w:hAnsi="Consolas" w:cs="Consolas"/>
          <w:color w:val="000000"/>
          <w:sz w:val="19"/>
          <w:szCs w:val="19"/>
        </w:rPr>
      </w:pPr>
      <w:ins w:id="49" w:author="יהונתן ברנסון" w:date="2018-05-29T01:53:00Z">
        <w:r>
          <w:rPr>
            <w:rFonts w:ascii="Consolas" w:hAnsi="Consolas" w:cs="Consolas"/>
            <w:color w:val="000000"/>
            <w:sz w:val="19"/>
            <w:szCs w:val="19"/>
          </w:rPr>
          <w:t xml:space="preserve">(SPADES </w:t>
        </w:r>
        <w:proofErr w:type="gramStart"/>
        <w:r>
          <w:rPr>
            <w:rFonts w:ascii="Consolas" w:hAnsi="Consolas" w:cs="Consolas"/>
            <w:color w:val="000000"/>
            <w:sz w:val="19"/>
            <w:szCs w:val="19"/>
          </w:rPr>
          <w:t>2)(</w:t>
        </w:r>
        <w:proofErr w:type="gramEnd"/>
        <w:r>
          <w:rPr>
            <w:rFonts w:ascii="Consolas" w:hAnsi="Consolas" w:cs="Consolas"/>
            <w:color w:val="000000"/>
            <w:sz w:val="19"/>
            <w:szCs w:val="19"/>
          </w:rPr>
          <w:t>SPADES 3)(CLUBS 7)(HEARTS 7)(SPADES 7)</w:t>
        </w:r>
      </w:ins>
    </w:p>
    <w:p w:rsidR="00C9009F" w:rsidRDefault="00C9009F" w:rsidP="00C9009F">
      <w:pPr>
        <w:autoSpaceDE w:val="0"/>
        <w:autoSpaceDN w:val="0"/>
        <w:bidi w:val="0"/>
        <w:adjustRightInd w:val="0"/>
        <w:spacing w:after="0" w:line="240" w:lineRule="auto"/>
        <w:rPr>
          <w:ins w:id="50" w:author="יהונתן ברנסון" w:date="2018-05-29T01:53:00Z"/>
          <w:rFonts w:ascii="Consolas" w:hAnsi="Consolas" w:cs="Consolas"/>
          <w:color w:val="000000"/>
          <w:sz w:val="19"/>
          <w:szCs w:val="19"/>
        </w:rPr>
      </w:pPr>
      <w:ins w:id="51" w:author="יהונתן ברנסון" w:date="2018-05-29T01:53:00Z">
        <w:r>
          <w:rPr>
            <w:rFonts w:ascii="Consolas" w:hAnsi="Consolas" w:cs="Consolas"/>
            <w:color w:val="000000"/>
            <w:sz w:val="19"/>
            <w:szCs w:val="19"/>
          </w:rPr>
          <w:t xml:space="preserve">(CLUBS </w:t>
        </w:r>
        <w:proofErr w:type="gramStart"/>
        <w:r>
          <w:rPr>
            <w:rFonts w:ascii="Consolas" w:hAnsi="Consolas" w:cs="Consolas"/>
            <w:color w:val="000000"/>
            <w:sz w:val="19"/>
            <w:szCs w:val="19"/>
          </w:rPr>
          <w:t>4)(</w:t>
        </w:r>
        <w:proofErr w:type="gramEnd"/>
        <w:r>
          <w:rPr>
            <w:rFonts w:ascii="Consolas" w:hAnsi="Consolas" w:cs="Consolas"/>
            <w:color w:val="000000"/>
            <w:sz w:val="19"/>
            <w:szCs w:val="19"/>
          </w:rPr>
          <w:t>DIAMONDS 4)(HEARTS 4)(SPADES 4)</w:t>
        </w:r>
      </w:ins>
    </w:p>
    <w:p w:rsidR="00C9009F" w:rsidRDefault="00C9009F" w:rsidP="00C9009F">
      <w:pPr>
        <w:autoSpaceDE w:val="0"/>
        <w:autoSpaceDN w:val="0"/>
        <w:bidi w:val="0"/>
        <w:adjustRightInd w:val="0"/>
        <w:spacing w:after="0" w:line="240" w:lineRule="auto"/>
        <w:rPr>
          <w:ins w:id="52" w:author="יהונתן ברנסון" w:date="2018-05-29T01:53:00Z"/>
          <w:rFonts w:ascii="Consolas" w:hAnsi="Consolas" w:cs="Consolas"/>
          <w:color w:val="000000"/>
          <w:sz w:val="19"/>
          <w:szCs w:val="19"/>
        </w:rPr>
      </w:pPr>
      <w:ins w:id="53" w:author="יהונתן ברנסון" w:date="2018-05-29T01:53:00Z">
        <w:r>
          <w:rPr>
            <w:rFonts w:ascii="Consolas" w:hAnsi="Consolas" w:cs="Consolas"/>
            <w:color w:val="000000"/>
            <w:sz w:val="19"/>
            <w:szCs w:val="19"/>
          </w:rPr>
          <w:t xml:space="preserve">(DIAMONDS </w:t>
        </w:r>
        <w:proofErr w:type="gramStart"/>
        <w:r>
          <w:rPr>
            <w:rFonts w:ascii="Consolas" w:hAnsi="Consolas" w:cs="Consolas"/>
            <w:color w:val="000000"/>
            <w:sz w:val="19"/>
            <w:szCs w:val="19"/>
          </w:rPr>
          <w:t>6)(</w:t>
        </w:r>
        <w:proofErr w:type="gramEnd"/>
        <w:r>
          <w:rPr>
            <w:rFonts w:ascii="Consolas" w:hAnsi="Consolas" w:cs="Consolas"/>
            <w:color w:val="000000"/>
            <w:sz w:val="19"/>
            <w:szCs w:val="19"/>
          </w:rPr>
          <w:t>CLUBS 6)(HEARTS 6)</w:t>
        </w:r>
      </w:ins>
    </w:p>
    <w:p w:rsidR="00C9009F" w:rsidRDefault="00C9009F" w:rsidP="00C9009F">
      <w:pPr>
        <w:bidi w:val="0"/>
        <w:rPr>
          <w:rFonts w:ascii="Consolas" w:hAnsi="Consolas" w:cs="Consolas"/>
          <w:color w:val="000000"/>
          <w:sz w:val="19"/>
          <w:szCs w:val="19"/>
          <w:rtl/>
        </w:rPr>
      </w:pPr>
    </w:p>
    <w:p w:rsidR="000015B5" w:rsidRDefault="000015B5" w:rsidP="000015B5">
      <w:pPr>
        <w:bidi w:val="0"/>
        <w:rPr>
          <w:rFonts w:ascii="Consolas" w:hAnsi="Consolas" w:cs="Consolas"/>
          <w:color w:val="000000"/>
          <w:sz w:val="19"/>
          <w:szCs w:val="19"/>
        </w:rPr>
      </w:pPr>
    </w:p>
    <w:p w:rsidR="000015B5" w:rsidRDefault="000015B5" w:rsidP="000015B5">
      <w:pPr>
        <w:bidi w:val="0"/>
        <w:rPr>
          <w:rFonts w:ascii="Consolas" w:hAnsi="Consolas" w:cs="Consolas"/>
          <w:color w:val="000000"/>
          <w:sz w:val="19"/>
          <w:szCs w:val="19"/>
        </w:rPr>
      </w:pPr>
    </w:p>
    <w:p w:rsidR="000015B5" w:rsidRDefault="000015B5" w:rsidP="000015B5">
      <w:pPr>
        <w:bidi w:val="0"/>
        <w:rPr>
          <w:rFonts w:ascii="Consolas" w:hAnsi="Consolas" w:cs="Consolas"/>
          <w:color w:val="000000"/>
          <w:sz w:val="19"/>
          <w:szCs w:val="19"/>
        </w:rPr>
      </w:pPr>
    </w:p>
    <w:p w:rsidR="000015B5" w:rsidRPr="000015B5" w:rsidRDefault="000015B5" w:rsidP="000015B5">
      <w:pPr>
        <w:bidi w:val="0"/>
        <w:rPr>
          <w:ins w:id="54" w:author="יהונתן ברנסון" w:date="2018-05-29T01:53:00Z"/>
          <w:rFonts w:ascii="Consolas" w:hAnsi="Consolas" w:cs="Consolas"/>
          <w:color w:val="000000"/>
          <w:sz w:val="28"/>
          <w:szCs w:val="28"/>
          <w:u w:val="single"/>
        </w:rPr>
      </w:pPr>
      <w:r w:rsidRPr="000015B5">
        <w:rPr>
          <w:rFonts w:ascii="Consolas" w:hAnsi="Consolas" w:cs="Consolas"/>
          <w:color w:val="000000"/>
          <w:sz w:val="28"/>
          <w:szCs w:val="28"/>
          <w:u w:val="single"/>
        </w:rPr>
        <w:t>Form1</w:t>
      </w:r>
    </w:p>
    <w:p w:rsidR="00C9009F" w:rsidRDefault="00C9009F" w:rsidP="00C9009F">
      <w:pPr>
        <w:bidi w:val="0"/>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initializes the board. Gives computer hand and player hand each 14 cards.</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9009F"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Adds an event handler to all tiles on the board, making it possible to move them around with mouse clicks.</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AddMouseEventHandlerToBoard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Adds an event handler to all tiles in player hand, making it possible to move them around with mouse clicks.</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AddMouseEventHandlerToHand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Adds an event handler to all tiles in computer hand, making it possible to move them around with mouse clicks.</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AddMouseEventHandlerToComputer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Adds a blank picture box to all boxes in table making it possible to use control methods</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fillBoard</w:t>
      </w:r>
      <w:proofErr w:type="spellEnd"/>
      <w:r>
        <w:rPr>
          <w:rFonts w:ascii="Consolas" w:hAnsi="Consolas" w:cs="Consolas"/>
          <w:color w:val="000000"/>
          <w:sz w:val="19"/>
          <w:szCs w:val="19"/>
        </w:rPr>
        <w:t xml:space="preserve"> ()</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button </w:t>
      </w:r>
      <w:proofErr w:type="spellStart"/>
      <w:r>
        <w:rPr>
          <w:rFonts w:ascii="Consolas" w:hAnsi="Consolas" w:cs="Consolas"/>
          <w:color w:val="008000"/>
          <w:sz w:val="19"/>
          <w:szCs w:val="19"/>
        </w:rPr>
        <w:t>initilializes</w:t>
      </w:r>
      <w:proofErr w:type="spellEnd"/>
      <w:r>
        <w:rPr>
          <w:rFonts w:ascii="Consolas" w:hAnsi="Consolas" w:cs="Consolas"/>
          <w:color w:val="008000"/>
          <w:sz w:val="19"/>
          <w:szCs w:val="19"/>
        </w:rPr>
        <w:t xml:space="preserve"> player hand and computer hand with good tile cards for a more enjoyable game</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initialize_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button that plays turn for computer</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play_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015B5" w:rsidRDefault="000015B5" w:rsidP="000015B5">
      <w:pPr>
        <w:bidi w:val="0"/>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15B5" w:rsidRDefault="000015B5" w:rsidP="000015B5">
      <w:pPr>
        <w:autoSpaceDE w:val="0"/>
        <w:autoSpaceDN w:val="0"/>
        <w:bidi w:val="0"/>
        <w:adjustRightInd w:val="0"/>
        <w:spacing w:after="0" w:line="240" w:lineRule="auto"/>
        <w:rPr>
          <w:rFonts w:ascii="Consolas" w:hAnsi="Consolas" w:cs="Consolas"/>
          <w:color w:val="808080"/>
          <w:sz w:val="19"/>
          <w:szCs w:val="19"/>
        </w:rPr>
      </w:pPr>
    </w:p>
    <w:p w:rsidR="000015B5" w:rsidRDefault="000015B5" w:rsidP="000015B5">
      <w:pPr>
        <w:autoSpaceDE w:val="0"/>
        <w:autoSpaceDN w:val="0"/>
        <w:bidi w:val="0"/>
        <w:adjustRightInd w:val="0"/>
        <w:spacing w:after="0" w:line="240" w:lineRule="auto"/>
        <w:rPr>
          <w:rFonts w:ascii="Consolas" w:hAnsi="Consolas" w:cs="Consolas"/>
          <w:color w:val="808080"/>
          <w:sz w:val="19"/>
          <w:szCs w:val="19"/>
        </w:rPr>
      </w:pPr>
    </w:p>
    <w:p w:rsidR="000015B5" w:rsidRDefault="000015B5" w:rsidP="000015B5">
      <w:pPr>
        <w:autoSpaceDE w:val="0"/>
        <w:autoSpaceDN w:val="0"/>
        <w:bidi w:val="0"/>
        <w:adjustRightInd w:val="0"/>
        <w:spacing w:after="0" w:line="240" w:lineRule="auto"/>
        <w:rPr>
          <w:rFonts w:ascii="Consolas" w:hAnsi="Consolas" w:cs="Consolas"/>
          <w:color w:val="808080"/>
          <w:sz w:val="19"/>
          <w:szCs w:val="19"/>
        </w:rPr>
      </w:pPr>
    </w:p>
    <w:p w:rsidR="000015B5" w:rsidRDefault="000015B5" w:rsidP="000015B5">
      <w:pPr>
        <w:autoSpaceDE w:val="0"/>
        <w:autoSpaceDN w:val="0"/>
        <w:bidi w:val="0"/>
        <w:adjustRightInd w:val="0"/>
        <w:spacing w:after="0" w:line="240" w:lineRule="auto"/>
        <w:rPr>
          <w:rFonts w:ascii="Consolas" w:hAnsi="Consolas" w:cs="Consolas"/>
          <w:color w:val="808080"/>
          <w:sz w:val="19"/>
          <w:szCs w:val="19"/>
        </w:rPr>
      </w:pPr>
    </w:p>
    <w:p w:rsidR="000015B5" w:rsidRDefault="000015B5" w:rsidP="000015B5">
      <w:pPr>
        <w:autoSpaceDE w:val="0"/>
        <w:autoSpaceDN w:val="0"/>
        <w:bidi w:val="0"/>
        <w:adjustRightInd w:val="0"/>
        <w:spacing w:after="0" w:line="240" w:lineRule="auto"/>
        <w:rPr>
          <w:rFonts w:ascii="Consolas" w:hAnsi="Consolas" w:cs="Consolas"/>
          <w:color w:val="80808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special feature. My math teacher asked us to build a </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math game for a better learning experience for students. </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 added this button which askes you a math question in patterns</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based on the sum of the tiles on the board.</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pattern_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015B5" w:rsidRDefault="000015B5" w:rsidP="000015B5">
      <w:pPr>
        <w:bidi w:val="0"/>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checks if the answer to the pattern test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question is correct and pops a message box with</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either "correct" or "wrong"</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checkBtn_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015B5" w:rsidRDefault="000015B5" w:rsidP="000015B5">
      <w:pPr>
        <w:bidi w:val="0"/>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gets the tile that was clicked on and inserts it into </w:t>
      </w:r>
      <w:proofErr w:type="spellStart"/>
      <w:r>
        <w:rPr>
          <w:rFonts w:ascii="Consolas" w:hAnsi="Consolas" w:cs="Consolas"/>
          <w:color w:val="008000"/>
          <w:sz w:val="19"/>
          <w:szCs w:val="19"/>
        </w:rPr>
        <w:t>CardPictureBox</w:t>
      </w:r>
      <w:proofErr w:type="spellEnd"/>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handclickOnSpace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MouseEventArgs</w:t>
      </w:r>
      <w:proofErr w:type="spellEnd"/>
      <w:r>
        <w:rPr>
          <w:rFonts w:ascii="Consolas" w:hAnsi="Consolas" w:cs="Consolas"/>
          <w:color w:val="000000"/>
          <w:sz w:val="19"/>
          <w:szCs w:val="19"/>
        </w:rPr>
        <w:t xml:space="preserve"> e)</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pastes the tile onto the board</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boardclickOnSpace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MouseEventArgs</w:t>
      </w:r>
      <w:proofErr w:type="spellEnd"/>
      <w:r>
        <w:rPr>
          <w:rFonts w:ascii="Consolas" w:hAnsi="Consolas" w:cs="Consolas"/>
          <w:color w:val="000000"/>
          <w:sz w:val="19"/>
          <w:szCs w:val="19"/>
        </w:rPr>
        <w:t xml:space="preserve"> e)</w:t>
      </w:r>
    </w:p>
    <w:p w:rsidR="000015B5" w:rsidRDefault="000015B5" w:rsidP="000015B5">
      <w:pPr>
        <w:bidi w:val="0"/>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Method that updates the backend of the board by the UI</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UpdateBoard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015B5" w:rsidRDefault="000015B5" w:rsidP="000015B5">
      <w:pPr>
        <w:bidi w:val="0"/>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gives player hand random new card from bowl</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takeNewBtn_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015B5" w:rsidRDefault="000015B5" w:rsidP="000015B5">
      <w:pPr>
        <w:bidi w:val="0"/>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allows you to undo a move</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undoBtn_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015B5" w:rsidRDefault="000015B5" w:rsidP="000015B5">
      <w:pPr>
        <w:bidi w:val="0"/>
        <w:rPr>
          <w:rFonts w:ascii="Consolas" w:hAnsi="Consolas" w:cs="Consolas"/>
          <w:color w:val="000000"/>
          <w:sz w:val="19"/>
          <w:szCs w:val="19"/>
        </w:rPr>
      </w:pP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suggestion button for the player. plays the move for him.</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0015B5" w:rsidRDefault="000015B5" w:rsidP="000015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0015B5" w:rsidRDefault="000015B5" w:rsidP="000015B5">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suggestBtn_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BA6CBB" w:rsidRDefault="00BA6CBB" w:rsidP="00BA6CBB">
      <w:pPr>
        <w:bidi w:val="0"/>
        <w:rPr>
          <w:rFonts w:ascii="Consolas" w:hAnsi="Consolas" w:cs="Consolas"/>
          <w:color w:val="000000"/>
          <w:sz w:val="19"/>
          <w:szCs w:val="19"/>
        </w:rPr>
      </w:pP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checks if either the player or the computer wins the game.</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if so, pops a message box with whomever won.</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WinOrLose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A6CBB" w:rsidRDefault="00BA6CBB" w:rsidP="00BA6CBB">
      <w:pPr>
        <w:bidi w:val="0"/>
        <w:rPr>
          <w:rFonts w:ascii="Consolas" w:hAnsi="Consolas" w:cs="Consolas"/>
          <w:color w:val="000000"/>
          <w:sz w:val="19"/>
          <w:szCs w:val="19"/>
        </w:rPr>
      </w:pP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method that adds tiles to computer table. It connects between the backend to the UI.</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comp</w:t>
      </w:r>
      <w:r>
        <w:rPr>
          <w:rFonts w:ascii="Consolas" w:hAnsi="Consolas" w:cs="Consolas"/>
          <w:color w:val="808080"/>
          <w:sz w:val="19"/>
          <w:szCs w:val="19"/>
        </w:rPr>
        <w:t>"&gt;&lt;/param&gt;</w:t>
      </w:r>
      <w:r>
        <w:rPr>
          <w:rFonts w:ascii="Consolas" w:hAnsi="Consolas" w:cs="Consolas"/>
          <w:color w:val="008000"/>
          <w:sz w:val="19"/>
          <w:szCs w:val="19"/>
        </w:rPr>
        <w:t xml:space="preserve">       </w:t>
      </w:r>
    </w:p>
    <w:p w:rsidR="00BA6CBB" w:rsidRDefault="00BA6CBB" w:rsidP="00BA6CBB">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compTB</w:t>
      </w:r>
      <w:proofErr w:type="spellEnd"/>
      <w:r>
        <w:rPr>
          <w:rFonts w:ascii="Consolas" w:hAnsi="Consolas" w:cs="Consolas"/>
          <w:color w:val="000000"/>
          <w:sz w:val="19"/>
          <w:szCs w:val="19"/>
        </w:rPr>
        <w:t>(List&lt;Tile&gt; comp)</w:t>
      </w:r>
    </w:p>
    <w:p w:rsidR="00BA6CBB" w:rsidRDefault="00BA6CBB" w:rsidP="00BA6CBB">
      <w:pPr>
        <w:bidi w:val="0"/>
        <w:rPr>
          <w:rFonts w:ascii="Consolas" w:hAnsi="Consolas" w:cs="Consolas"/>
          <w:color w:val="000000"/>
          <w:sz w:val="19"/>
          <w:szCs w:val="19"/>
        </w:rPr>
      </w:pP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method that adds tiles to player table. It connects between the backend to the UI.</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hand</w:t>
      </w:r>
      <w:r>
        <w:rPr>
          <w:rFonts w:ascii="Consolas" w:hAnsi="Consolas" w:cs="Consolas"/>
          <w:color w:val="808080"/>
          <w:sz w:val="19"/>
          <w:szCs w:val="19"/>
        </w:rPr>
        <w:t>"&gt;&lt;/param&gt;</w:t>
      </w:r>
    </w:p>
    <w:p w:rsidR="00BA6CBB" w:rsidRDefault="00BA6CBB" w:rsidP="00BA6CBB">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handTB</w:t>
      </w:r>
      <w:proofErr w:type="spellEnd"/>
      <w:r>
        <w:rPr>
          <w:rFonts w:ascii="Consolas" w:hAnsi="Consolas" w:cs="Consolas"/>
          <w:color w:val="000000"/>
          <w:sz w:val="19"/>
          <w:szCs w:val="19"/>
        </w:rPr>
        <w:t>(List&lt;Tile&gt; hand)</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method that adds the board list to the board table. It connects between the backend to the UI.</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board</w:t>
      </w:r>
      <w:r>
        <w:rPr>
          <w:rFonts w:ascii="Consolas" w:hAnsi="Consolas" w:cs="Consolas"/>
          <w:color w:val="808080"/>
          <w:sz w:val="19"/>
          <w:szCs w:val="19"/>
        </w:rPr>
        <w:t>"&gt;&lt;/param&gt;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row</w:t>
      </w:r>
      <w:r>
        <w:rPr>
          <w:rFonts w:ascii="Consolas" w:hAnsi="Consolas" w:cs="Consolas"/>
          <w:color w:val="808080"/>
          <w:sz w:val="19"/>
          <w:szCs w:val="19"/>
        </w:rPr>
        <w:t>"&gt;&lt;/param&gt;</w:t>
      </w:r>
    </w:p>
    <w:p w:rsidR="00BA6CBB" w:rsidRDefault="00BA6CBB" w:rsidP="00BA6CBB">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boardTB</w:t>
      </w:r>
      <w:proofErr w:type="spellEnd"/>
      <w:r>
        <w:rPr>
          <w:rFonts w:ascii="Consolas" w:hAnsi="Consolas" w:cs="Consolas"/>
          <w:color w:val="000000"/>
          <w:sz w:val="19"/>
          <w:szCs w:val="19"/>
        </w:rPr>
        <w:t xml:space="preserve">(List&lt;List&lt;Tile&gt;&gt; board, </w:t>
      </w:r>
      <w:r>
        <w:rPr>
          <w:rFonts w:ascii="Consolas" w:hAnsi="Consolas" w:cs="Consolas"/>
          <w:color w:val="0000FF"/>
          <w:sz w:val="19"/>
          <w:szCs w:val="19"/>
        </w:rPr>
        <w:t>int</w:t>
      </w:r>
      <w:r>
        <w:rPr>
          <w:rFonts w:ascii="Consolas" w:hAnsi="Consolas" w:cs="Consolas"/>
          <w:color w:val="000000"/>
          <w:sz w:val="19"/>
          <w:szCs w:val="19"/>
        </w:rPr>
        <w:t xml:space="preserve"> row)</w:t>
      </w:r>
    </w:p>
    <w:p w:rsidR="00BA6CBB" w:rsidRDefault="00BA6CBB" w:rsidP="00BA6CBB">
      <w:pPr>
        <w:bidi w:val="0"/>
        <w:rPr>
          <w:rFonts w:ascii="Consolas" w:hAnsi="Consolas" w:cs="Consolas"/>
          <w:color w:val="000000"/>
          <w:sz w:val="19"/>
          <w:szCs w:val="19"/>
        </w:rPr>
      </w:pPr>
    </w:p>
    <w:p w:rsidR="00BA6CBB" w:rsidRDefault="00BA6CBB" w:rsidP="00BA6CBB">
      <w:pPr>
        <w:autoSpaceDE w:val="0"/>
        <w:autoSpaceDN w:val="0"/>
        <w:bidi w:val="0"/>
        <w:adjustRightInd w:val="0"/>
        <w:spacing w:after="0" w:line="240" w:lineRule="auto"/>
        <w:rPr>
          <w:rFonts w:ascii="Consolas" w:hAnsi="Consolas" w:cs="Consolas"/>
          <w:color w:val="808080"/>
          <w:sz w:val="19"/>
          <w:szCs w:val="19"/>
        </w:rPr>
      </w:pPr>
    </w:p>
    <w:p w:rsidR="00BA6CBB" w:rsidRDefault="00BA6CBB" w:rsidP="00BA6CBB">
      <w:pPr>
        <w:autoSpaceDE w:val="0"/>
        <w:autoSpaceDN w:val="0"/>
        <w:bidi w:val="0"/>
        <w:adjustRightInd w:val="0"/>
        <w:spacing w:after="0" w:line="240" w:lineRule="auto"/>
        <w:rPr>
          <w:rFonts w:ascii="Consolas" w:hAnsi="Consolas" w:cs="Consolas"/>
          <w:color w:val="808080"/>
          <w:sz w:val="19"/>
          <w:szCs w:val="19"/>
        </w:rPr>
      </w:pPr>
    </w:p>
    <w:p w:rsidR="00BA6CBB" w:rsidRDefault="00BA6CBB" w:rsidP="00BA6CBB">
      <w:pPr>
        <w:autoSpaceDE w:val="0"/>
        <w:autoSpaceDN w:val="0"/>
        <w:bidi w:val="0"/>
        <w:adjustRightInd w:val="0"/>
        <w:spacing w:after="0" w:line="240" w:lineRule="auto"/>
        <w:rPr>
          <w:rFonts w:ascii="Consolas" w:hAnsi="Consolas" w:cs="Consolas"/>
          <w:color w:val="808080"/>
          <w:sz w:val="19"/>
          <w:szCs w:val="19"/>
        </w:rPr>
      </w:pPr>
    </w:p>
    <w:p w:rsidR="00BA6CBB" w:rsidRDefault="00BA6CBB" w:rsidP="00BA6CBB">
      <w:pPr>
        <w:autoSpaceDE w:val="0"/>
        <w:autoSpaceDN w:val="0"/>
        <w:bidi w:val="0"/>
        <w:adjustRightInd w:val="0"/>
        <w:spacing w:after="0" w:line="240" w:lineRule="auto"/>
        <w:rPr>
          <w:rFonts w:ascii="Consolas" w:hAnsi="Consolas" w:cs="Consolas"/>
          <w:color w:val="808080"/>
          <w:sz w:val="19"/>
          <w:szCs w:val="19"/>
        </w:rPr>
      </w:pPr>
    </w:p>
    <w:p w:rsidR="00BA6CBB" w:rsidRDefault="00BA6CBB" w:rsidP="00BA6CBB">
      <w:pPr>
        <w:autoSpaceDE w:val="0"/>
        <w:autoSpaceDN w:val="0"/>
        <w:bidi w:val="0"/>
        <w:adjustRightInd w:val="0"/>
        <w:spacing w:after="0" w:line="240" w:lineRule="auto"/>
        <w:rPr>
          <w:rFonts w:ascii="Consolas" w:hAnsi="Consolas" w:cs="Consolas"/>
          <w:color w:val="808080"/>
          <w:sz w:val="19"/>
          <w:szCs w:val="19"/>
        </w:rPr>
      </w:pP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helper method to </w:t>
      </w:r>
      <w:proofErr w:type="spellStart"/>
      <w:r>
        <w:rPr>
          <w:rFonts w:ascii="Consolas" w:hAnsi="Consolas" w:cs="Consolas"/>
          <w:color w:val="008000"/>
          <w:sz w:val="19"/>
          <w:szCs w:val="19"/>
        </w:rPr>
        <w:t>boardTB</w:t>
      </w:r>
      <w:proofErr w:type="spellEnd"/>
      <w:r>
        <w:rPr>
          <w:rFonts w:ascii="Consolas" w:hAnsi="Consolas" w:cs="Consolas"/>
          <w:color w:val="008000"/>
          <w:sz w:val="19"/>
          <w:szCs w:val="19"/>
        </w:rPr>
        <w:t>, adds individual groups to board</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group</w:t>
      </w:r>
      <w:r>
        <w:rPr>
          <w:rFonts w:ascii="Consolas" w:hAnsi="Consolas" w:cs="Consolas"/>
          <w:color w:val="808080"/>
          <w:sz w:val="19"/>
          <w:szCs w:val="19"/>
        </w:rPr>
        <w:t>"&gt;&lt;/param&gt;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row</w:t>
      </w:r>
      <w:r>
        <w:rPr>
          <w:rFonts w:ascii="Consolas" w:hAnsi="Consolas" w:cs="Consolas"/>
          <w:color w:val="808080"/>
          <w:sz w:val="19"/>
          <w:szCs w:val="19"/>
        </w:rPr>
        <w:t>"&gt;&lt;/param&gt;</w:t>
      </w:r>
    </w:p>
    <w:p w:rsidR="00BA6CBB" w:rsidRDefault="00BA6CBB" w:rsidP="00BA6C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column</w:t>
      </w:r>
      <w:r>
        <w:rPr>
          <w:rFonts w:ascii="Consolas" w:hAnsi="Consolas" w:cs="Consolas"/>
          <w:color w:val="808080"/>
          <w:sz w:val="19"/>
          <w:szCs w:val="19"/>
        </w:rPr>
        <w:t>"&gt;&lt;/param&gt;</w:t>
      </w:r>
    </w:p>
    <w:p w:rsidR="00BA6CBB" w:rsidRDefault="00BA6CBB" w:rsidP="00BA6CBB">
      <w:pPr>
        <w:bidi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groupTB</w:t>
      </w:r>
      <w:proofErr w:type="spellEnd"/>
      <w:r>
        <w:rPr>
          <w:rFonts w:ascii="Consolas" w:hAnsi="Consolas" w:cs="Consolas"/>
          <w:color w:val="000000"/>
          <w:sz w:val="19"/>
          <w:szCs w:val="19"/>
        </w:rPr>
        <w:t xml:space="preserve">(List&lt;Tile&gt; group, </w:t>
      </w:r>
      <w:r>
        <w:rPr>
          <w:rFonts w:ascii="Consolas" w:hAnsi="Consolas" w:cs="Consolas"/>
          <w:color w:val="0000FF"/>
          <w:sz w:val="19"/>
          <w:szCs w:val="19"/>
        </w:rPr>
        <w:t>int</w:t>
      </w:r>
      <w:r>
        <w:rPr>
          <w:rFonts w:ascii="Consolas" w:hAnsi="Consolas" w:cs="Consolas"/>
          <w:color w:val="000000"/>
          <w:sz w:val="19"/>
          <w:szCs w:val="19"/>
        </w:rPr>
        <w:t xml:space="preserve"> row, </w:t>
      </w:r>
      <w:r>
        <w:rPr>
          <w:rFonts w:ascii="Consolas" w:hAnsi="Consolas" w:cs="Consolas"/>
          <w:color w:val="0000FF"/>
          <w:sz w:val="19"/>
          <w:szCs w:val="19"/>
        </w:rPr>
        <w:t>int</w:t>
      </w:r>
      <w:r>
        <w:rPr>
          <w:rFonts w:ascii="Consolas" w:hAnsi="Consolas" w:cs="Consolas"/>
          <w:color w:val="000000"/>
          <w:sz w:val="19"/>
          <w:szCs w:val="19"/>
        </w:rPr>
        <w:t xml:space="preserve"> column)</w:t>
      </w:r>
    </w:p>
    <w:p w:rsidR="00BA6CBB" w:rsidRDefault="00BA6CBB" w:rsidP="00BA6CBB">
      <w:pPr>
        <w:bidi w:val="0"/>
        <w:rPr>
          <w:rFonts w:ascii="Consolas" w:hAnsi="Consolas" w:cs="Consolas"/>
          <w:color w:val="000000"/>
          <w:sz w:val="19"/>
          <w:szCs w:val="19"/>
        </w:rPr>
      </w:pPr>
    </w:p>
    <w:p w:rsidR="00C9009F" w:rsidRDefault="00C9009F" w:rsidP="00C9009F">
      <w:pPr>
        <w:bidi w:val="0"/>
        <w:rPr>
          <w:rFonts w:ascii="Consolas" w:hAnsi="Consolas" w:cs="Consolas"/>
          <w:color w:val="000000"/>
          <w:sz w:val="19"/>
          <w:szCs w:val="19"/>
        </w:rPr>
      </w:pPr>
    </w:p>
    <w:p w:rsidR="00C9009F" w:rsidRDefault="00C9009F" w:rsidP="00C9009F">
      <w:pPr>
        <w:bidi w:val="0"/>
        <w:rPr>
          <w:ins w:id="55" w:author="יהונתן ברנסון" w:date="2018-05-29T01:53:00Z"/>
          <w:rFonts w:ascii="Consolas" w:hAnsi="Consolas" w:cs="Consolas"/>
          <w:color w:val="000000"/>
          <w:sz w:val="19"/>
          <w:szCs w:val="19"/>
        </w:rPr>
      </w:pPr>
    </w:p>
    <w:p w:rsidR="00C9009F" w:rsidRDefault="00C9009F"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bidi w:val="0"/>
      </w:pPr>
    </w:p>
    <w:p w:rsidR="00BA6CBB" w:rsidRDefault="00BA6CBB" w:rsidP="00BA6CBB">
      <w:pPr>
        <w:pStyle w:val="Title"/>
        <w:rPr>
          <w:rtl/>
        </w:rPr>
      </w:pPr>
      <w:bookmarkStart w:id="56" w:name="_Toc418255376"/>
      <w:r>
        <w:rPr>
          <w:rFonts w:hint="cs"/>
          <w:rtl/>
        </w:rPr>
        <w:lastRenderedPageBreak/>
        <w:t>בעיות ופתרונן</w:t>
      </w:r>
      <w:bookmarkEnd w:id="56"/>
    </w:p>
    <w:p w:rsidR="00BA6CBB" w:rsidRDefault="00BA6CBB" w:rsidP="00BA6CBB">
      <w:pPr>
        <w:rPr>
          <w:rtl/>
        </w:rPr>
      </w:pPr>
      <w:r>
        <w:rPr>
          <w:rFonts w:hint="cs"/>
          <w:rtl/>
        </w:rPr>
        <w:t>האמת היא שאם אני רוצה אני מסוגל לכתוב ספר שלם רק על הבעיות של הפרוייקט...לא היה חסר בכלל!!</w:t>
      </w:r>
    </w:p>
    <w:p w:rsidR="000C3DE1" w:rsidRDefault="00BA6CBB" w:rsidP="00BA6CBB">
      <w:pPr>
        <w:rPr>
          <w:rtl/>
        </w:rPr>
      </w:pPr>
      <w:r>
        <w:rPr>
          <w:rFonts w:hint="cs"/>
          <w:rtl/>
        </w:rPr>
        <w:t>אבל אם צריך לפרט כמה ספציפיות אז אגוון וא</w:t>
      </w:r>
    </w:p>
    <w:p w:rsidR="00BA6CBB" w:rsidRDefault="00BA6CBB" w:rsidP="00BA6CBB">
      <w:pPr>
        <w:rPr>
          <w:rtl/>
        </w:rPr>
      </w:pPr>
      <w:r>
        <w:rPr>
          <w:rFonts w:hint="cs"/>
          <w:rtl/>
        </w:rPr>
        <w:t>ת מכמה תחומים:</w:t>
      </w:r>
    </w:p>
    <w:p w:rsidR="00AC7E96" w:rsidRDefault="00BA6CBB" w:rsidP="00BA6CBB">
      <w:pPr>
        <w:rPr>
          <w:rtl/>
        </w:rPr>
      </w:pPr>
      <w:r>
        <w:rPr>
          <w:rFonts w:hint="cs"/>
          <w:rtl/>
        </w:rPr>
        <w:t>הבעיה הראשונה</w:t>
      </w: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rPr>
          <w:sz w:val="32"/>
          <w:szCs w:val="32"/>
          <w:u w:val="single"/>
          <w:rtl/>
        </w:rPr>
      </w:pPr>
    </w:p>
    <w:p w:rsidR="0096739C" w:rsidRDefault="0096739C" w:rsidP="0096739C">
      <w:pPr>
        <w:pStyle w:val="Title"/>
        <w:rPr>
          <w:rtl/>
        </w:rPr>
      </w:pPr>
      <w:bookmarkStart w:id="57" w:name="_Toc418255377"/>
      <w:r>
        <w:rPr>
          <w:rFonts w:hint="cs"/>
          <w:rtl/>
        </w:rPr>
        <w:lastRenderedPageBreak/>
        <w:t>סיכום</w:t>
      </w:r>
      <w:bookmarkEnd w:id="57"/>
    </w:p>
    <w:p w:rsidR="0096739C" w:rsidRDefault="0096739C" w:rsidP="0096739C">
      <w:pPr>
        <w:rPr>
          <w:rtl/>
        </w:rPr>
      </w:pPr>
    </w:p>
    <w:p w:rsidR="0096739C" w:rsidRDefault="0096739C" w:rsidP="0096739C">
      <w:pPr>
        <w:rPr>
          <w:sz w:val="28"/>
          <w:szCs w:val="28"/>
          <w:rtl/>
        </w:rPr>
      </w:pPr>
      <w:r>
        <w:rPr>
          <w:rFonts w:hint="cs"/>
          <w:sz w:val="28"/>
          <w:szCs w:val="28"/>
          <w:rtl/>
        </w:rPr>
        <w:t xml:space="preserve">תכנות הפרויקט הייתה עבורי חוויה מהנה ומלמדת מאוד. חוץ מהידע שרכשתי השנה בשפת התכנות </w:t>
      </w:r>
      <w:r w:rsidR="009B505B">
        <w:rPr>
          <w:rFonts w:hint="cs"/>
          <w:sz w:val="28"/>
          <w:szCs w:val="28"/>
          <w:rtl/>
        </w:rPr>
        <w:t>#</w:t>
      </w:r>
      <w:r w:rsidR="009B505B">
        <w:rPr>
          <w:rFonts w:hint="cs"/>
          <w:sz w:val="28"/>
          <w:szCs w:val="28"/>
        </w:rPr>
        <w:t>C</w:t>
      </w:r>
      <w:r>
        <w:rPr>
          <w:rFonts w:hint="cs"/>
          <w:sz w:val="28"/>
          <w:szCs w:val="28"/>
          <w:rtl/>
        </w:rPr>
        <w:t xml:space="preserve"> וסביבת הפיתוח </w:t>
      </w:r>
      <w:r>
        <w:rPr>
          <w:sz w:val="28"/>
          <w:szCs w:val="28"/>
        </w:rPr>
        <w:t xml:space="preserve"> </w:t>
      </w:r>
      <w:proofErr w:type="spellStart"/>
      <w:r>
        <w:rPr>
          <w:sz w:val="28"/>
          <w:szCs w:val="28"/>
        </w:rPr>
        <w:t>winforms</w:t>
      </w:r>
      <w:proofErr w:type="spellEnd"/>
      <w:r>
        <w:rPr>
          <w:rFonts w:hint="cs"/>
          <w:sz w:val="28"/>
          <w:szCs w:val="28"/>
          <w:rtl/>
        </w:rPr>
        <w:t xml:space="preserve">של </w:t>
      </w:r>
      <w:r>
        <w:rPr>
          <w:sz w:val="28"/>
          <w:szCs w:val="28"/>
        </w:rPr>
        <w:t>visual studios</w:t>
      </w:r>
      <w:r>
        <w:rPr>
          <w:rFonts w:hint="cs"/>
          <w:sz w:val="28"/>
          <w:szCs w:val="28"/>
          <w:rtl/>
        </w:rPr>
        <w:t xml:space="preserve"> למדתי השנה בעיקר איך ללמוד לבד. גיליתי שהמורה הכי טוב הוא גוגל ושהדרך הכי טובה ללמוד לתכנת ולהתבגר על המכשולים המוצבים היא</w:t>
      </w:r>
      <w:r w:rsidR="009B505B">
        <w:rPr>
          <w:rFonts w:hint="cs"/>
          <w:sz w:val="28"/>
          <w:szCs w:val="28"/>
          <w:rtl/>
        </w:rPr>
        <w:t xml:space="preserve"> ללמוד</w:t>
      </w:r>
      <w:r>
        <w:rPr>
          <w:rFonts w:hint="cs"/>
          <w:sz w:val="28"/>
          <w:szCs w:val="28"/>
          <w:rtl/>
        </w:rPr>
        <w:t xml:space="preserve"> ממפתחים אחרים כמוני שנתקלו באותם בעיות</w:t>
      </w:r>
      <w:r w:rsidR="009B505B">
        <w:rPr>
          <w:rFonts w:hint="cs"/>
          <w:sz w:val="28"/>
          <w:szCs w:val="28"/>
          <w:rtl/>
        </w:rPr>
        <w:t xml:space="preserve"> ומאנשים אחרים שעזרו להם להתגבר על בעיות אלו.</w:t>
      </w:r>
    </w:p>
    <w:p w:rsidR="009B505B" w:rsidRDefault="009B505B" w:rsidP="0096739C">
      <w:pPr>
        <w:rPr>
          <w:sz w:val="28"/>
          <w:szCs w:val="28"/>
          <w:rtl/>
        </w:rPr>
      </w:pPr>
      <w:r>
        <w:rPr>
          <w:rFonts w:hint="cs"/>
          <w:sz w:val="28"/>
          <w:szCs w:val="28"/>
          <w:rtl/>
        </w:rPr>
        <w:t xml:space="preserve">בנוסף למשחבים הפרויקט גרם לי לחשוב על בעיות מורכבות באלגוריתמיקה ולהפעיל מאוד את החשיבה שלי. </w:t>
      </w:r>
    </w:p>
    <w:p w:rsidR="009B505B" w:rsidRDefault="009B505B" w:rsidP="009B505B">
      <w:pPr>
        <w:rPr>
          <w:sz w:val="28"/>
          <w:szCs w:val="28"/>
          <w:rtl/>
        </w:rPr>
      </w:pPr>
      <w:r w:rsidRPr="009B505B">
        <w:rPr>
          <w:rFonts w:hint="cs"/>
          <w:sz w:val="28"/>
          <w:szCs w:val="28"/>
          <w:rtl/>
        </w:rPr>
        <w:t>אני מרוצה מאוד מבחירתי בפרויקט זה וחושב כי הפרויקט שיפר את יכולותיי בתחום התכנות בכלל!</w:t>
      </w: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rPr>
          <w:sz w:val="28"/>
          <w:szCs w:val="28"/>
          <w:rtl/>
        </w:rPr>
      </w:pPr>
    </w:p>
    <w:p w:rsidR="009B505B" w:rsidRDefault="009B505B" w:rsidP="009B505B">
      <w:pPr>
        <w:pStyle w:val="Title"/>
        <w:rPr>
          <w:rtl/>
        </w:rPr>
      </w:pPr>
      <w:bookmarkStart w:id="58" w:name="_Toc418255378"/>
      <w:r>
        <w:rPr>
          <w:rFonts w:hint="cs"/>
          <w:rtl/>
        </w:rPr>
        <w:lastRenderedPageBreak/>
        <w:t>תודות</w:t>
      </w:r>
      <w:bookmarkEnd w:id="58"/>
    </w:p>
    <w:p w:rsidR="009B505B" w:rsidRDefault="009B505B" w:rsidP="009B505B">
      <w:pPr>
        <w:tabs>
          <w:tab w:val="right" w:pos="8306"/>
        </w:tabs>
        <w:bidi w:val="0"/>
        <w:jc w:val="right"/>
      </w:pPr>
      <w:r>
        <w:rPr>
          <w:rFonts w:hint="cs"/>
          <w:rtl/>
        </w:rPr>
        <w:t xml:space="preserve">יצא לי השנה לעבוד עם </w:t>
      </w:r>
      <w:r>
        <w:rPr>
          <w:rFonts w:hint="cs"/>
          <w:rtl/>
        </w:rPr>
        <w:t>ענבר מור</w:t>
      </w:r>
      <w:r>
        <w:rPr>
          <w:rFonts w:hint="cs"/>
          <w:rtl/>
        </w:rPr>
        <w:t xml:space="preserve"> שהוא מנחה מדהים עם ידע רחב שעזר לי בכל בעיה שנתקלתי בה</w:t>
      </w:r>
      <w:r>
        <w:rPr>
          <w:rFonts w:hint="cs"/>
          <w:rtl/>
        </w:rPr>
        <w:t>. תודה גם לעינת לוי, רכזת המגמה, על התמיכה הגדול</w:t>
      </w:r>
      <w:r>
        <w:rPr>
          <w:rFonts w:hint="cs"/>
          <w:rtl/>
        </w:rPr>
        <w:t xml:space="preserve"> ועל כך שלימדה אותי שנתיים לפני הפרויקט ובזכותה אני יודע לתכנת.</w:t>
      </w:r>
    </w:p>
    <w:p w:rsidR="009B505B" w:rsidRDefault="009B505B" w:rsidP="009B505B">
      <w:pPr>
        <w:tabs>
          <w:tab w:val="right" w:pos="8306"/>
        </w:tabs>
        <w:rPr>
          <w:rtl/>
        </w:rPr>
      </w:pPr>
    </w:p>
    <w:p w:rsidR="009B505B" w:rsidRDefault="009B505B" w:rsidP="009B505B">
      <w:pPr>
        <w:tabs>
          <w:tab w:val="right" w:pos="8306"/>
        </w:tabs>
        <w:bidi w:val="0"/>
        <w:jc w:val="right"/>
        <w:rPr>
          <w:rtl/>
        </w:rPr>
      </w:pPr>
      <w:r>
        <w:rPr>
          <w:rFonts w:hint="cs"/>
          <w:rtl/>
        </w:rPr>
        <w:t>ארצה להודות לבית הספר, תיכון רוטברג למדעים ולאומנויות, אשר השקיע במעבדות מחשבים מתקדמות על מנת שתהיה לנו נוחות עבודה אופטימלית.</w:t>
      </w:r>
    </w:p>
    <w:p w:rsidR="009B505B" w:rsidRPr="009B505B" w:rsidRDefault="009B505B" w:rsidP="009B505B">
      <w:pPr>
        <w:rPr>
          <w:sz w:val="28"/>
          <w:szCs w:val="28"/>
        </w:rPr>
      </w:pPr>
    </w:p>
    <w:p w:rsidR="009B505B" w:rsidRPr="009B505B" w:rsidRDefault="009B505B" w:rsidP="0096739C">
      <w:pPr>
        <w:rPr>
          <w:rFonts w:hint="cs"/>
          <w:sz w:val="28"/>
          <w:szCs w:val="28"/>
          <w:rtl/>
        </w:rPr>
      </w:pPr>
      <w:r>
        <w:rPr>
          <w:rFonts w:hint="cs"/>
          <w:sz w:val="28"/>
          <w:szCs w:val="28"/>
          <w:rtl/>
        </w:rPr>
        <w:t xml:space="preserve"> </w:t>
      </w:r>
      <w:r>
        <w:rPr>
          <w:noProof/>
        </w:rPr>
        <w:drawing>
          <wp:inline distT="0" distB="0" distL="0" distR="0">
            <wp:extent cx="5059045" cy="1662430"/>
            <wp:effectExtent l="0" t="0" r="0" b="0"/>
            <wp:docPr id="19" name="Picture 19" descr="Image result for thank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ank yo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045" cy="1662430"/>
                    </a:xfrm>
                    <a:prstGeom prst="rect">
                      <a:avLst/>
                    </a:prstGeom>
                    <a:noFill/>
                    <a:ln>
                      <a:noFill/>
                    </a:ln>
                  </pic:spPr>
                </pic:pic>
              </a:graphicData>
            </a:graphic>
          </wp:inline>
        </w:drawing>
      </w:r>
      <w:bookmarkStart w:id="59" w:name="_GoBack"/>
      <w:bookmarkEnd w:id="59"/>
    </w:p>
    <w:sectPr w:rsidR="009B505B" w:rsidRPr="009B50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5FFA" w:rsidRDefault="00095FFA" w:rsidP="00156F98">
      <w:pPr>
        <w:spacing w:after="0" w:line="240" w:lineRule="auto"/>
      </w:pPr>
      <w:r>
        <w:separator/>
      </w:r>
    </w:p>
  </w:endnote>
  <w:endnote w:type="continuationSeparator" w:id="0">
    <w:p w:rsidR="00095FFA" w:rsidRDefault="00095FFA" w:rsidP="001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Narkisim">
    <w:panose1 w:val="020E0502050101010101"/>
    <w:charset w:val="00"/>
    <w:family w:val="swiss"/>
    <w:pitch w:val="variable"/>
    <w:sig w:usb0="00000803" w:usb1="00000000" w:usb2="00000000" w:usb3="00000000" w:csb0="00000021" w:csb1="00000000"/>
  </w:font>
  <w:font w:name="Open Sans Hebrew">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5FFA" w:rsidRDefault="00095FFA" w:rsidP="00156F98">
      <w:pPr>
        <w:spacing w:after="0" w:line="240" w:lineRule="auto"/>
      </w:pPr>
      <w:r>
        <w:separator/>
      </w:r>
    </w:p>
  </w:footnote>
  <w:footnote w:type="continuationSeparator" w:id="0">
    <w:p w:rsidR="00095FFA" w:rsidRDefault="00095FFA" w:rsidP="00156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834AC"/>
    <w:multiLevelType w:val="multilevel"/>
    <w:tmpl w:val="E9B6AF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FEB3090"/>
    <w:multiLevelType w:val="hybridMultilevel"/>
    <w:tmpl w:val="1BA29F60"/>
    <w:lvl w:ilvl="0" w:tplc="01C8CC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יהונתן ברנסון">
    <w15:presenceInfo w15:providerId="None" w15:userId="יהונתן ברנסון"/>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8DE"/>
    <w:rsid w:val="000015B5"/>
    <w:rsid w:val="00095FFA"/>
    <w:rsid w:val="000C3DE1"/>
    <w:rsid w:val="0014267F"/>
    <w:rsid w:val="00156F98"/>
    <w:rsid w:val="002A2E9A"/>
    <w:rsid w:val="00382F9F"/>
    <w:rsid w:val="005F0DE5"/>
    <w:rsid w:val="006B48DE"/>
    <w:rsid w:val="00811682"/>
    <w:rsid w:val="00843649"/>
    <w:rsid w:val="009018D7"/>
    <w:rsid w:val="0096739C"/>
    <w:rsid w:val="009B505B"/>
    <w:rsid w:val="00AA6DE9"/>
    <w:rsid w:val="00AC7E96"/>
    <w:rsid w:val="00AE3218"/>
    <w:rsid w:val="00BA6CBB"/>
    <w:rsid w:val="00C9009F"/>
    <w:rsid w:val="00CF08FE"/>
    <w:rsid w:val="00DE58F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CBD33"/>
  <w15:chartTrackingRefBased/>
  <w15:docId w15:val="{30560BF9-CF6A-4E8B-A524-7A9B557DC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48DE"/>
    <w:pPr>
      <w:bidi/>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48DE"/>
    <w:pPr>
      <w:keepNext/>
      <w:keepLines/>
      <w:pBdr>
        <w:bottom w:val="single" w:sz="8" w:space="4" w:color="4472C4" w:themeColor="accent1"/>
      </w:pBdr>
      <w:spacing w:before="480" w:after="300" w:line="240" w:lineRule="auto"/>
      <w:contextualSpacing/>
      <w:outlineLvl w:val="0"/>
    </w:pPr>
    <w:rPr>
      <w:rFonts w:asciiTheme="majorHAnsi" w:eastAsiaTheme="majorEastAsia" w:hAnsiTheme="majorHAnsi" w:cstheme="majorBidi"/>
      <w:b/>
      <w:color w:val="323E4F" w:themeColor="text2" w:themeShade="BF"/>
      <w:spacing w:val="5"/>
      <w:kern w:val="28"/>
      <w:sz w:val="52"/>
      <w:szCs w:val="52"/>
    </w:rPr>
  </w:style>
  <w:style w:type="character" w:customStyle="1" w:styleId="TitleChar">
    <w:name w:val="Title Char"/>
    <w:basedOn w:val="DefaultParagraphFont"/>
    <w:link w:val="Title"/>
    <w:uiPriority w:val="10"/>
    <w:rsid w:val="006B48DE"/>
    <w:rPr>
      <w:rFonts w:asciiTheme="majorHAnsi" w:eastAsiaTheme="majorEastAsia" w:hAnsiTheme="majorHAnsi" w:cstheme="majorBidi"/>
      <w:b/>
      <w:color w:val="323E4F" w:themeColor="text2" w:themeShade="BF"/>
      <w:spacing w:val="5"/>
      <w:kern w:val="28"/>
      <w:sz w:val="52"/>
      <w:szCs w:val="52"/>
    </w:rPr>
  </w:style>
  <w:style w:type="paragraph" w:styleId="ListParagraph">
    <w:name w:val="List Paragraph"/>
    <w:basedOn w:val="Normal"/>
    <w:uiPriority w:val="34"/>
    <w:qFormat/>
    <w:rsid w:val="0014267F"/>
    <w:pPr>
      <w:ind w:left="720"/>
      <w:contextualSpacing/>
    </w:pPr>
  </w:style>
  <w:style w:type="character" w:styleId="Strong">
    <w:name w:val="Strong"/>
    <w:basedOn w:val="DefaultParagraphFont"/>
    <w:uiPriority w:val="22"/>
    <w:qFormat/>
    <w:rsid w:val="00382F9F"/>
    <w:rPr>
      <w:b/>
      <w:bCs/>
    </w:rPr>
  </w:style>
  <w:style w:type="paragraph" w:styleId="Header">
    <w:name w:val="header"/>
    <w:basedOn w:val="Normal"/>
    <w:link w:val="HeaderChar"/>
    <w:uiPriority w:val="99"/>
    <w:unhideWhenUsed/>
    <w:rsid w:val="001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F98"/>
  </w:style>
  <w:style w:type="paragraph" w:styleId="Footer">
    <w:name w:val="footer"/>
    <w:basedOn w:val="Normal"/>
    <w:link w:val="FooterChar"/>
    <w:uiPriority w:val="99"/>
    <w:unhideWhenUsed/>
    <w:rsid w:val="001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F98"/>
  </w:style>
  <w:style w:type="character" w:customStyle="1" w:styleId="pl-c">
    <w:name w:val="pl-c"/>
    <w:basedOn w:val="DefaultParagraphFont"/>
    <w:rsid w:val="009018D7"/>
  </w:style>
  <w:style w:type="character" w:customStyle="1" w:styleId="pl-ent">
    <w:name w:val="pl-ent"/>
    <w:basedOn w:val="DefaultParagraphFont"/>
    <w:rsid w:val="009018D7"/>
  </w:style>
  <w:style w:type="character" w:customStyle="1" w:styleId="pl-e">
    <w:name w:val="pl-e"/>
    <w:basedOn w:val="DefaultParagraphFont"/>
    <w:rsid w:val="009018D7"/>
  </w:style>
  <w:style w:type="character" w:customStyle="1" w:styleId="pl-s">
    <w:name w:val="pl-s"/>
    <w:basedOn w:val="DefaultParagraphFont"/>
    <w:rsid w:val="009018D7"/>
  </w:style>
  <w:style w:type="character" w:customStyle="1" w:styleId="pl-pds">
    <w:name w:val="pl-pds"/>
    <w:basedOn w:val="DefaultParagraphFont"/>
    <w:rsid w:val="009018D7"/>
  </w:style>
  <w:style w:type="character" w:customStyle="1" w:styleId="pl-k">
    <w:name w:val="pl-k"/>
    <w:basedOn w:val="DefaultParagraphFont"/>
    <w:rsid w:val="009018D7"/>
  </w:style>
  <w:style w:type="character" w:customStyle="1" w:styleId="pl-en">
    <w:name w:val="pl-en"/>
    <w:basedOn w:val="DefaultParagraphFont"/>
    <w:rsid w:val="009018D7"/>
  </w:style>
  <w:style w:type="character" w:customStyle="1" w:styleId="pl-smi">
    <w:name w:val="pl-smi"/>
    <w:basedOn w:val="DefaultParagraphFont"/>
    <w:rsid w:val="009018D7"/>
  </w:style>
  <w:style w:type="paragraph" w:styleId="BalloonText">
    <w:name w:val="Balloon Text"/>
    <w:basedOn w:val="Normal"/>
    <w:link w:val="BalloonTextChar"/>
    <w:uiPriority w:val="99"/>
    <w:semiHidden/>
    <w:unhideWhenUsed/>
    <w:rsid w:val="00C900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0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026916">
      <w:bodyDiv w:val="1"/>
      <w:marLeft w:val="0"/>
      <w:marRight w:val="0"/>
      <w:marTop w:val="0"/>
      <w:marBottom w:val="0"/>
      <w:divBdr>
        <w:top w:val="none" w:sz="0" w:space="0" w:color="auto"/>
        <w:left w:val="none" w:sz="0" w:space="0" w:color="auto"/>
        <w:bottom w:val="none" w:sz="0" w:space="0" w:color="auto"/>
        <w:right w:val="none" w:sz="0" w:space="0" w:color="auto"/>
      </w:divBdr>
      <w:divsChild>
        <w:div w:id="1583292195">
          <w:marLeft w:val="0"/>
          <w:marRight w:val="0"/>
          <w:marTop w:val="0"/>
          <w:marBottom w:val="0"/>
          <w:divBdr>
            <w:top w:val="none" w:sz="0" w:space="0" w:color="auto"/>
            <w:left w:val="none" w:sz="0" w:space="0" w:color="auto"/>
            <w:bottom w:val="none" w:sz="0" w:space="0" w:color="auto"/>
            <w:right w:val="none" w:sz="0" w:space="0" w:color="auto"/>
          </w:divBdr>
        </w:div>
        <w:div w:id="327515586">
          <w:marLeft w:val="0"/>
          <w:marRight w:val="0"/>
          <w:marTop w:val="0"/>
          <w:marBottom w:val="0"/>
          <w:divBdr>
            <w:top w:val="none" w:sz="0" w:space="0" w:color="auto"/>
            <w:left w:val="none" w:sz="0" w:space="0" w:color="auto"/>
            <w:bottom w:val="none" w:sz="0" w:space="0" w:color="auto"/>
            <w:right w:val="none" w:sz="0" w:space="0" w:color="auto"/>
          </w:divBdr>
        </w:div>
        <w:div w:id="581522961">
          <w:marLeft w:val="0"/>
          <w:marRight w:val="0"/>
          <w:marTop w:val="0"/>
          <w:marBottom w:val="0"/>
          <w:divBdr>
            <w:top w:val="none" w:sz="0" w:space="0" w:color="auto"/>
            <w:left w:val="none" w:sz="0" w:space="0" w:color="auto"/>
            <w:bottom w:val="none" w:sz="0" w:space="0" w:color="auto"/>
            <w:right w:val="none" w:sz="0" w:space="0" w:color="auto"/>
          </w:divBdr>
        </w:div>
      </w:divsChild>
    </w:div>
    <w:div w:id="1506165327">
      <w:bodyDiv w:val="1"/>
      <w:marLeft w:val="0"/>
      <w:marRight w:val="0"/>
      <w:marTop w:val="0"/>
      <w:marBottom w:val="0"/>
      <w:divBdr>
        <w:top w:val="none" w:sz="0" w:space="0" w:color="auto"/>
        <w:left w:val="none" w:sz="0" w:space="0" w:color="auto"/>
        <w:bottom w:val="none" w:sz="0" w:space="0" w:color="auto"/>
        <w:right w:val="none" w:sz="0" w:space="0" w:color="auto"/>
      </w:divBdr>
    </w:div>
    <w:div w:id="184034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18</Pages>
  <Words>1925</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יהונתן ברנסון</dc:creator>
  <cp:keywords/>
  <dc:description/>
  <cp:lastModifiedBy>יהונתן ברנסון</cp:lastModifiedBy>
  <cp:revision>2</cp:revision>
  <dcterms:created xsi:type="dcterms:W3CDTF">2018-05-28T20:57:00Z</dcterms:created>
  <dcterms:modified xsi:type="dcterms:W3CDTF">2018-05-28T23:44:00Z</dcterms:modified>
</cp:coreProperties>
</file>